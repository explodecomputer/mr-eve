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DF5DC6" w14:textId="77777777" w:rsidR="00AD7651" w:rsidRDefault="005B6599">
      <w:pPr>
        <w:pStyle w:val="Title"/>
      </w:pPr>
      <w:r>
        <w:t>Learning pleiotropic signatures to construct a causal map of the human phenome</w:t>
      </w:r>
    </w:p>
    <w:p w14:paraId="4B1D4D92" w14:textId="77777777" w:rsidR="00AD7651" w:rsidRDefault="005B6599">
      <w:pPr>
        <w:pStyle w:val="Date"/>
      </w:pPr>
      <w:r>
        <w:t>29 July 2017</w:t>
      </w:r>
    </w:p>
    <w:p w14:paraId="3E35AF4F" w14:textId="7B5D5C34" w:rsidR="00AD7651" w:rsidRDefault="005B6599" w:rsidP="00C20891">
      <w:pPr>
        <w:pStyle w:val="FirstParagraph"/>
      </w:pPr>
      <w:r>
        <w:t xml:space="preserve">Gibran </w:t>
      </w:r>
      <w:proofErr w:type="spellStart"/>
      <w:r>
        <w:t>Hemani</w:t>
      </w:r>
      <w:proofErr w:type="spellEnd"/>
      <m:oMath>
        <m:sSup>
          <m:sSupPr>
            <m:ctrlPr>
              <w:rPr>
                <w:rFonts w:ascii="Cambria Math" w:hAnsi="Cambria Math"/>
              </w:rPr>
            </m:ctrlPr>
          </m:sSupPr>
          <m:e/>
          <m:sup>
            <m:r>
              <w:rPr>
                <w:rFonts w:ascii="Cambria Math" w:hAnsi="Cambria Math"/>
              </w:rPr>
              <m:t>1</m:t>
            </m:r>
          </m:sup>
        </m:sSup>
      </m:oMath>
      <w:r>
        <w:t>, Jack Bowden</w:t>
      </w:r>
      <m:oMath>
        <m:sSup>
          <m:sSupPr>
            <m:ctrlPr>
              <w:rPr>
                <w:rFonts w:ascii="Cambria Math" w:hAnsi="Cambria Math"/>
              </w:rPr>
            </m:ctrlPr>
          </m:sSupPr>
          <m:e/>
          <m:sup>
            <m:r>
              <w:rPr>
                <w:rFonts w:ascii="Cambria Math" w:hAnsi="Cambria Math"/>
              </w:rPr>
              <m:t>1</m:t>
            </m:r>
          </m:sup>
        </m:sSup>
      </m:oMath>
      <w:r>
        <w:t>, Philip Haycock</w:t>
      </w:r>
      <m:oMath>
        <m:sSup>
          <m:sSupPr>
            <m:ctrlPr>
              <w:rPr>
                <w:rFonts w:ascii="Cambria Math" w:hAnsi="Cambria Math"/>
              </w:rPr>
            </m:ctrlPr>
          </m:sSupPr>
          <m:e/>
          <m:sup>
            <m:r>
              <w:rPr>
                <w:rFonts w:ascii="Cambria Math" w:hAnsi="Cambria Math"/>
              </w:rPr>
              <m:t>1</m:t>
            </m:r>
          </m:sup>
        </m:sSup>
      </m:oMath>
      <w:r>
        <w:t xml:space="preserve">, </w:t>
      </w:r>
      <w:proofErr w:type="spellStart"/>
      <w:r>
        <w:t>Jie</w:t>
      </w:r>
      <w:proofErr w:type="spellEnd"/>
      <w:r>
        <w:t xml:space="preserve"> Zheng</w:t>
      </w:r>
      <m:oMath>
        <m:sSup>
          <m:sSupPr>
            <m:ctrlPr>
              <w:rPr>
                <w:rFonts w:ascii="Cambria Math" w:hAnsi="Cambria Math"/>
              </w:rPr>
            </m:ctrlPr>
          </m:sSupPr>
          <m:e/>
          <m:sup>
            <m:r>
              <w:rPr>
                <w:rFonts w:ascii="Cambria Math" w:hAnsi="Cambria Math"/>
              </w:rPr>
              <m:t>1</m:t>
            </m:r>
          </m:sup>
        </m:sSup>
      </m:oMath>
      <w:r>
        <w:t>, Oliver Davis</w:t>
      </w:r>
      <m:oMath>
        <m:sSup>
          <m:sSupPr>
            <m:ctrlPr>
              <w:rPr>
                <w:rFonts w:ascii="Cambria Math" w:hAnsi="Cambria Math"/>
              </w:rPr>
            </m:ctrlPr>
          </m:sSupPr>
          <m:e/>
          <m:sup>
            <m:r>
              <w:rPr>
                <w:rFonts w:ascii="Cambria Math" w:hAnsi="Cambria Math"/>
              </w:rPr>
              <m:t>1</m:t>
            </m:r>
          </m:sup>
        </m:sSup>
      </m:oMath>
      <w:r>
        <w:t>, Peter Flach</w:t>
      </w:r>
      <m:oMath>
        <m:sSup>
          <m:sSupPr>
            <m:ctrlPr>
              <w:rPr>
                <w:rFonts w:ascii="Cambria Math" w:hAnsi="Cambria Math"/>
              </w:rPr>
            </m:ctrlPr>
          </m:sSupPr>
          <m:e/>
          <m:sup>
            <m:r>
              <w:rPr>
                <w:rFonts w:ascii="Cambria Math" w:hAnsi="Cambria Math"/>
              </w:rPr>
              <m:t>2</m:t>
            </m:r>
          </m:sup>
        </m:sSup>
      </m:oMath>
      <w:r>
        <w:t>, Tom Gaunt</w:t>
      </w:r>
      <m:oMath>
        <m:sSup>
          <m:sSupPr>
            <m:ctrlPr>
              <w:rPr>
                <w:rFonts w:ascii="Cambria Math" w:hAnsi="Cambria Math"/>
              </w:rPr>
            </m:ctrlPr>
          </m:sSupPr>
          <m:e/>
          <m:sup>
            <w:proofErr w:type="gramStart"/>
            <m:r>
              <w:rPr>
                <w:rFonts w:ascii="Cambria Math" w:hAnsi="Cambria Math"/>
              </w:rPr>
              <m:t>1,*</m:t>
            </m:r>
            <w:proofErr w:type="gramEnd"/>
          </m:sup>
        </m:sSup>
      </m:oMath>
      <w:r>
        <w:t>, George Davey Smith</w:t>
      </w:r>
      <m:oMath>
        <m:sSup>
          <m:sSupPr>
            <m:ctrlPr>
              <w:rPr>
                <w:rFonts w:ascii="Cambria Math" w:hAnsi="Cambria Math"/>
              </w:rPr>
            </m:ctrlPr>
          </m:sSupPr>
          <m:e/>
          <m:sup>
            <m:r>
              <w:rPr>
                <w:rFonts w:ascii="Cambria Math" w:hAnsi="Cambria Math"/>
              </w:rPr>
              <m:t>1,*</m:t>
            </m:r>
          </m:sup>
        </m:sSup>
      </m:oMath>
    </w:p>
    <w:p w14:paraId="2C93384D" w14:textId="31860B2C" w:rsidR="00AD7651" w:rsidRDefault="005B6599">
      <w:pPr>
        <w:pStyle w:val="Compact"/>
        <w:numPr>
          <w:ilvl w:val="0"/>
          <w:numId w:val="3"/>
        </w:numPr>
        <w:pPrChange w:id="0" w:author="Author" w:date="2017-07-29T12:48:00Z">
          <w:pPr>
            <w:pStyle w:val="BodyText"/>
          </w:pPr>
        </w:pPrChange>
      </w:pPr>
      <w:r>
        <w:t>MRC Integrative Epidemiology Unit</w:t>
      </w:r>
      <w:del w:id="1" w:author="Author" w:date="2017-07-29T12:48:00Z">
        <w:r w:rsidR="00C71617">
          <w:delText>,</w:delText>
        </w:r>
      </w:del>
      <w:ins w:id="2" w:author="Author" w:date="2017-07-29T12:48:00Z">
        <w:r>
          <w:t xml:space="preserve"> (IEU) at the</w:t>
        </w:r>
      </w:ins>
      <w:r>
        <w:t xml:space="preserve"> University of Bristol</w:t>
      </w:r>
      <w:ins w:id="3" w:author="Author" w:date="2017-07-29T12:48:00Z">
        <w:r>
          <w:t>, School of Social and Community Medicine, Bristol, UK</w:t>
        </w:r>
      </w:ins>
    </w:p>
    <w:p w14:paraId="7E675D43" w14:textId="77777777" w:rsidR="00AC40E0" w:rsidRDefault="00C71617" w:rsidP="00C71617">
      <w:pPr>
        <w:pStyle w:val="BodyText"/>
        <w:rPr>
          <w:del w:id="4" w:author="Author" w:date="2017-07-29T12:48:00Z"/>
        </w:rPr>
      </w:pPr>
      <w:del w:id="5" w:author="Author" w:date="2017-07-29T12:48:00Z">
        <w:r>
          <w:delText>*Contributed equally</w:delText>
        </w:r>
      </w:del>
    </w:p>
    <w:p w14:paraId="26E3AA35" w14:textId="77777777" w:rsidR="00AD7651" w:rsidRDefault="005B6599">
      <w:pPr>
        <w:pStyle w:val="Compact"/>
        <w:numPr>
          <w:ilvl w:val="0"/>
          <w:numId w:val="3"/>
        </w:numPr>
        <w:rPr>
          <w:ins w:id="6" w:author="Author" w:date="2017-07-29T12:48:00Z"/>
        </w:rPr>
      </w:pPr>
      <w:ins w:id="7" w:author="Author" w:date="2017-07-29T12:48:00Z">
        <w:r>
          <w:t>Intelligent Systems Laboratory, Department of Computer Science, University of Bristol</w:t>
        </w:r>
      </w:ins>
    </w:p>
    <w:p w14:paraId="07056AA1" w14:textId="77777777" w:rsidR="00AD7651" w:rsidRDefault="005B6599">
      <w:pPr>
        <w:pStyle w:val="FirstParagraph"/>
        <w:rPr>
          <w:ins w:id="8" w:author="Author" w:date="2017-07-29T12:48:00Z"/>
        </w:rPr>
      </w:pPr>
      <w:ins w:id="9" w:author="Author" w:date="2017-07-29T12:48:00Z">
        <w:r>
          <w:t xml:space="preserve">Correspondence to: </w:t>
        </w:r>
        <w:r>
          <w:fldChar w:fldCharType="begin"/>
        </w:r>
        <w:r>
          <w:instrText xml:space="preserve"> HYPERLINK "mailto:g.hemani@bristol.ac.uk" \h </w:instrText>
        </w:r>
        <w:r>
          <w:fldChar w:fldCharType="separate"/>
        </w:r>
        <w:r>
          <w:rPr>
            <w:rStyle w:val="Hyperlink"/>
          </w:rPr>
          <w:t>g.hemani@bristol.ac.uk</w:t>
        </w:r>
        <w:r>
          <w:rPr>
            <w:rStyle w:val="Hyperlink"/>
          </w:rPr>
          <w:fldChar w:fldCharType="end"/>
        </w:r>
      </w:ins>
    </w:p>
    <w:p w14:paraId="75D85EE1" w14:textId="77777777" w:rsidR="00AD7651" w:rsidRDefault="005B6599">
      <w:pPr>
        <w:pStyle w:val="BodyText"/>
        <w:rPr>
          <w:ins w:id="10" w:author="Author" w:date="2017-07-29T12:48:00Z"/>
        </w:rPr>
      </w:pPr>
      <w:ins w:id="11" w:author="Author" w:date="2017-07-29T12:48:00Z">
        <w:r>
          <w:t>* Equal contribution</w:t>
        </w:r>
      </w:ins>
    </w:p>
    <w:p w14:paraId="08BCC704" w14:textId="77777777" w:rsidR="00AD7651" w:rsidRDefault="005B6599">
      <w:pPr>
        <w:pStyle w:val="Heading2"/>
      </w:pPr>
      <w:bookmarkStart w:id="12" w:name="abstract"/>
      <w:bookmarkEnd w:id="12"/>
      <w:r>
        <w:t>Abstract</w:t>
      </w:r>
    </w:p>
    <w:p w14:paraId="4D2B9FDF" w14:textId="237562AC" w:rsidR="00AD7651" w:rsidRDefault="005B6599">
      <w:pPr>
        <w:pStyle w:val="FirstParagraph"/>
      </w:pPr>
      <w:r>
        <w:t xml:space="preserve">A major application for genome-wide association studies (GWAS) has been the emerging field of causal inference using Mendelian randomization (MR), where the causal effect between a pair of traits can be estimated using only summary level data. MR depends on SNPs exhibiting vertical pleiotropy, where the SNP influences an outcome phenotype only through an exposure phenotype. Issues arise when this assumption is violated due to SNPs exhibiting horizontal pleiotropy, and many methods have been developed in an attempt to address this. Here we show that the mechanisms that underlie horizontal pleiotropy are numerous, and that instrument selection will be increasingly liable to selecting invalid instruments as GWAS sample sizes continue to grow. We have developed a mixture of </w:t>
      </w:r>
      <w:proofErr w:type="gramStart"/>
      <w:r>
        <w:t>experts</w:t>
      </w:r>
      <w:proofErr w:type="gramEnd"/>
      <w:r>
        <w:t xml:space="preserve"> machine learning approach (MR-MoE 1.0)</w:t>
      </w:r>
      <w:commentRangeStart w:id="13"/>
      <w:r>
        <w:t xml:space="preserve"> that improves on both power and false discovery rates over unselective use of any existing methods</w:t>
      </w:r>
      <w:commentRangeEnd w:id="13"/>
      <w:r w:rsidR="00C674E1">
        <w:rPr>
          <w:rStyle w:val="CommentReference"/>
        </w:rPr>
        <w:commentReference w:id="13"/>
      </w:r>
      <w:r>
        <w:t xml:space="preserve">. Using the approach, we systematically estimated the causal effects amongst 2407 phenotypes, generating a </w:t>
      </w:r>
      <w:del w:id="14" w:author="Author" w:date="2017-07-29T12:48:00Z">
        <w:r w:rsidR="00AC40E0">
          <w:delText>draft of the causal map of the human phenome, but we offer caution that its interpretation is far from straightforward.</w:delText>
        </w:r>
      </w:del>
      <w:ins w:id="15" w:author="Author" w:date="2017-07-29T12:48:00Z">
        <w:r>
          <w:t xml:space="preserve">working draft of the causal map of the human phenome comprising the evaluation of causality between over a million pairs of traits. Almost 90% of causal estimates indicated some level of horizontal pleiotropy. The causal estimates are </w:t>
        </w:r>
        <w:proofErr w:type="spellStart"/>
        <w:r>
          <w:t>organised</w:t>
        </w:r>
        <w:proofErr w:type="spellEnd"/>
        <w:r>
          <w:t xml:space="preserve"> into a publicly available graph database (</w:t>
        </w:r>
        <w:r>
          <w:fldChar w:fldCharType="begin"/>
        </w:r>
        <w:r>
          <w:instrText xml:space="preserve"> HYPERLINK "http://eve.mrbase.org" \h </w:instrText>
        </w:r>
        <w:r>
          <w:fldChar w:fldCharType="separate"/>
        </w:r>
        <w:r>
          <w:rPr>
            <w:rStyle w:val="Hyperlink"/>
          </w:rPr>
          <w:t>http://eve.mrbase.org</w:t>
        </w:r>
        <w:r>
          <w:rPr>
            <w:rStyle w:val="Hyperlink"/>
          </w:rPr>
          <w:fldChar w:fldCharType="end"/>
        </w:r>
        <w:r>
          <w:t>).</w:t>
        </w:r>
      </w:ins>
    </w:p>
    <w:p w14:paraId="1DA1096D" w14:textId="77777777" w:rsidR="00AD7651" w:rsidRDefault="005B6599">
      <w:pPr>
        <w:pStyle w:val="Heading2"/>
      </w:pPr>
      <w:bookmarkStart w:id="16" w:name="introduction"/>
      <w:bookmarkEnd w:id="16"/>
      <w:r>
        <w:t>Introduction</w:t>
      </w:r>
    </w:p>
    <w:p w14:paraId="45F36527" w14:textId="1F04380C" w:rsidR="00AD7651" w:rsidRDefault="005B6599">
      <w:pPr>
        <w:pStyle w:val="FirstParagraph"/>
      </w:pPr>
      <w:r>
        <w:t xml:space="preserve">Mendelian randomization (MR) (1,2) exploits genetic pleiotropy to infer the causal relationships between phenotypes. Suppose that one trait (the exposure) causally influences another (the outcome). If a SNP influences the outcome through the exposure then the SNP is exhibiting vertical pleiotropy. Such a genetic variant </w:t>
      </w:r>
      <w:proofErr w:type="gramStart"/>
      <w:r>
        <w:t>is considered to be</w:t>
      </w:r>
      <w:proofErr w:type="gramEnd"/>
      <w:r>
        <w:t xml:space="preserve"> an instrumental variable for the </w:t>
      </w:r>
      <w:del w:id="17" w:author="Author" w:date="2017-07-29T12:48:00Z">
        <w:r w:rsidR="00AC40E0">
          <w:delText>exposure</w:delText>
        </w:r>
        <w:r w:rsidR="00A07F08">
          <w:delText xml:space="preserve"> </w:delText>
        </w:r>
      </w:del>
      <w:r>
        <w:t xml:space="preserve">if it only influences the outcome through the exposure (the exclusion restriction). It can be exploited to mimic a randomised controlled trial, enabling a causal estimate to be made by comparing the outcome phenotypes between those individuals that have the exposure-increasing allele against those who do not. Multiple </w:t>
      </w:r>
      <w:r>
        <w:lastRenderedPageBreak/>
        <w:t xml:space="preserve">independent genetic variants for a particular exposure can be used jointly to improve causal inference, because </w:t>
      </w:r>
      <w:proofErr w:type="spellStart"/>
      <w:r>
        <w:t>a</w:t>
      </w:r>
      <w:proofErr w:type="spellEnd"/>
      <w:r>
        <w:t>) each variant represents an independent natural experiment, and an overall causal estimate can be obtained by meta-</w:t>
      </w:r>
      <w:proofErr w:type="spellStart"/>
      <w:r>
        <w:t>analysing</w:t>
      </w:r>
      <w:proofErr w:type="spellEnd"/>
      <w:r>
        <w:t xml:space="preserve"> the single estimates from each instrument; and b) </w:t>
      </w:r>
      <w:del w:id="18" w:author="Author" w:date="2017-07-29T12:48:00Z">
        <w:r w:rsidR="00AC40E0">
          <w:delText xml:space="preserve">some violations of the assumptions of MR </w:delText>
        </w:r>
        <w:r w:rsidR="00F40B85">
          <w:delText xml:space="preserve">such as </w:delText>
        </w:r>
      </w:del>
      <w:ins w:id="19" w:author="Author" w:date="2017-07-29T12:48:00Z">
        <w:r>
          <w:t>potential bias arising from</w:t>
        </w:r>
      </w:ins>
      <w:r>
        <w:t xml:space="preserve"> the exclusion restriction </w:t>
      </w:r>
      <w:ins w:id="20" w:author="Author" w:date="2017-07-29T12:48:00Z">
        <w:r>
          <w:t xml:space="preserve">principal </w:t>
        </w:r>
      </w:ins>
      <w:r>
        <w:t xml:space="preserve">can be </w:t>
      </w:r>
      <w:commentRangeStart w:id="21"/>
      <w:del w:id="22" w:author="Author" w:date="2017-07-29T12:48:00Z">
        <w:r w:rsidR="00AC40E0">
          <w:delText xml:space="preserve">evaluated through sensitivity analyses </w:delText>
        </w:r>
        <w:commentRangeEnd w:id="21"/>
        <w:r w:rsidR="00BF020B">
          <w:rPr>
            <w:rStyle w:val="CommentReference"/>
          </w:rPr>
          <w:commentReference w:id="21"/>
        </w:r>
      </w:del>
      <w:ins w:id="23" w:author="Author" w:date="2017-07-29T12:48:00Z">
        <w:r>
          <w:t xml:space="preserve">detected or corrected by evaluating the consistency of effects across instruments </w:t>
        </w:r>
      </w:ins>
      <w:r>
        <w:t>(3–</w:t>
      </w:r>
      <w:del w:id="24" w:author="Author" w:date="2017-07-29T12:48:00Z">
        <w:r w:rsidR="00AC40E0">
          <w:delText>7</w:delText>
        </w:r>
      </w:del>
      <w:ins w:id="25" w:author="Author" w:date="2017-07-29T12:48:00Z">
        <w:r>
          <w:t>8</w:t>
        </w:r>
      </w:ins>
      <w:r>
        <w:t>).</w:t>
      </w:r>
    </w:p>
    <w:p w14:paraId="257C58BE" w14:textId="756D3F96" w:rsidR="00AD7651" w:rsidRDefault="005B6599">
      <w:pPr>
        <w:pStyle w:val="BodyText"/>
      </w:pPr>
      <w:r>
        <w:t>Genome-wide association studies (GWAS) have identified genetic instrumental variables for thousands of phenotypes (</w:t>
      </w:r>
      <w:del w:id="26" w:author="Author" w:date="2017-07-29T12:48:00Z">
        <w:r w:rsidR="00AC40E0">
          <w:delText>8</w:delText>
        </w:r>
      </w:del>
      <w:ins w:id="27" w:author="Author" w:date="2017-07-29T12:48:00Z">
        <w:r>
          <w:t>9</w:t>
        </w:r>
      </w:ins>
      <w:r>
        <w:t>). Recent developments in MR have enabled knowledge of instrumental variables to be applied using only summary level data (known as two-sample MR, 2SMR) (</w:t>
      </w:r>
      <w:del w:id="28" w:author="Author" w:date="2017-07-29T12:48:00Z">
        <w:r w:rsidR="00AC40E0">
          <w:delText>9</w:delText>
        </w:r>
      </w:del>
      <w:ins w:id="29" w:author="Author" w:date="2017-07-29T12:48:00Z">
        <w:r>
          <w:t>10</w:t>
        </w:r>
      </w:ins>
      <w:r>
        <w:t>). Here, in order to infer the causal effect of an exposure on an outcome all that is required is an estimate of the genetic effects of the instrumenting SNP on the exposure, and the corresponding estimate of the effect on the outcome. This has three major advantages. First, GWAS summary data are non-disclosive and often publicly available. Second, causal inference can be made between phenotypes even if they have not been measured in the same samples, limiting possible causal estimates only by the availability of GWAS summary data for the traits in question (</w:t>
      </w:r>
      <w:del w:id="30" w:author="Author" w:date="2017-07-29T12:48:00Z">
        <w:r w:rsidR="00AC40E0">
          <w:delText>10</w:delText>
        </w:r>
      </w:del>
      <w:ins w:id="31" w:author="Author" w:date="2017-07-29T12:48:00Z">
        <w:r>
          <w:t>11</w:t>
        </w:r>
      </w:ins>
      <w:r>
        <w:t>). Third, we can view the causal inference problem through the simple and widely understood prism of a meta-analysis.</w:t>
      </w:r>
    </w:p>
    <w:p w14:paraId="2E65471E" w14:textId="0B1DA9AA" w:rsidR="00AD7651" w:rsidRDefault="005B6599">
      <w:pPr>
        <w:pStyle w:val="BodyText"/>
      </w:pPr>
      <w:r>
        <w:t>Problems with obtaining unbiased causal effects can arise, however, if the genetic instruments exhibit horizontal pleiotropy (HP), where they influence the outcome through a pathway other than the exposure</w:t>
      </w:r>
      <w:ins w:id="32" w:author="Author" w:date="2017-07-29T12:48:00Z">
        <w:r>
          <w:t xml:space="preserve"> </w:t>
        </w:r>
      </w:ins>
      <w:r>
        <w:t xml:space="preserve">(2). The extent of this phenomenon is not to be understated, and many methods have been developed that attempt to reliably obtain unbiased causal estimates under specific models of </w:t>
      </w:r>
      <w:commentRangeStart w:id="33"/>
      <w:r>
        <w:t>HP</w:t>
      </w:r>
      <w:commentRangeEnd w:id="33"/>
      <w:r w:rsidR="00BF020B">
        <w:rPr>
          <w:rStyle w:val="CommentReference"/>
        </w:rPr>
        <w:commentReference w:id="33"/>
      </w:r>
      <w:r>
        <w:t xml:space="preserve"> (3–6</w:t>
      </w:r>
      <w:ins w:id="34" w:author="Author" w:date="2017-07-29T12:48:00Z">
        <w:r>
          <w:t>,8,12</w:t>
        </w:r>
      </w:ins>
      <w:r>
        <w:t>). It is considered best practice to report estimates from all available methods as sensitivity analyses when presenting causal estimates</w:t>
      </w:r>
      <w:del w:id="35" w:author="Author" w:date="2017-07-29T12:48:00Z">
        <w:r w:rsidR="00AC40E0">
          <w:delText xml:space="preserve">, </w:delText>
        </w:r>
        <w:commentRangeStart w:id="36"/>
        <w:r w:rsidR="00AC40E0">
          <w:delText>however this strategy is not necessarily optimal for several reasons</w:delText>
        </w:r>
        <w:commentRangeEnd w:id="36"/>
        <w:r w:rsidR="00BF020B">
          <w:rPr>
            <w:rStyle w:val="CommentReference"/>
          </w:rPr>
          <w:commentReference w:id="36"/>
        </w:r>
        <w:r w:rsidR="00AC40E0">
          <w:delText xml:space="preserve">. First, if different methods disagree it is not possible to know which is correct because the true nature of HP exhibited by the instruments is not known. </w:delText>
        </w:r>
      </w:del>
      <w:ins w:id="37" w:author="Author" w:date="2017-07-29T12:48:00Z">
        <w:r>
          <w:t xml:space="preserve"> because different pleiotropic models can then be evaluated. </w:t>
        </w:r>
        <w:proofErr w:type="gramStart"/>
        <w:r>
          <w:t>However</w:t>
        </w:r>
        <w:proofErr w:type="gramEnd"/>
        <w:r>
          <w:t xml:space="preserve"> it is also desirable to consolidate across methods under some circumstances. First</w:t>
        </w:r>
      </w:ins>
      <w:moveFromRangeStart w:id="38" w:author="Author" w:date="2017-07-29T12:48:00Z" w:name="move489095859"/>
      <w:moveFrom w:id="39" w:author="Author" w:date="2017-07-29T12:48:00Z">
        <w:r>
          <w:t xml:space="preserve">Second, though the IVW approach is most statistically powerful under no HP, it can have high false negative or low true positive rates in the presence of HP compared to other methods. </w:t>
        </w:r>
      </w:moveFrom>
      <w:moveFromRangeEnd w:id="38"/>
      <w:del w:id="40" w:author="Author" w:date="2017-07-29T12:48:00Z">
        <w:r w:rsidR="00AC40E0">
          <w:delText>Given that pleiotropy has been hypothesised to be universal (</w:delText>
        </w:r>
        <w:commentRangeStart w:id="41"/>
        <w:r w:rsidR="00AC40E0">
          <w:delText>11,12</w:delText>
        </w:r>
        <w:commentRangeEnd w:id="41"/>
        <w:r w:rsidR="00BF020B">
          <w:rPr>
            <w:rStyle w:val="CommentReference"/>
          </w:rPr>
          <w:commentReference w:id="41"/>
        </w:r>
        <w:r w:rsidR="00AC40E0">
          <w:delText xml:space="preserve">), </w:delText>
        </w:r>
        <w:commentRangeStart w:id="42"/>
        <w:r w:rsidR="00AC40E0">
          <w:delText>defaulting to the IVW method in the first instance and using other methods as sensitivity analyses may not be appropriate</w:delText>
        </w:r>
        <w:commentRangeEnd w:id="42"/>
        <w:r w:rsidR="001E171C">
          <w:rPr>
            <w:rStyle w:val="CommentReference"/>
          </w:rPr>
          <w:commentReference w:id="42"/>
        </w:r>
        <w:r w:rsidR="00AC40E0">
          <w:delText xml:space="preserve">. Third, the available methods do not cover all possible models of HP, and therefore an automated method for instrument selection may be necessary. </w:delText>
        </w:r>
        <w:commentRangeStart w:id="43"/>
        <w:commentRangeStart w:id="44"/>
        <w:r w:rsidR="00AC40E0">
          <w:delText>Fourth</w:delText>
        </w:r>
      </w:del>
      <w:r>
        <w:t>, it could be of interest to make causal effect estimates for thousands of traits, in which case a critical evaluation of each causal estimate of interest may not be possible or convenient.</w:t>
      </w:r>
      <w:commentRangeEnd w:id="43"/>
      <w:commentRangeEnd w:id="44"/>
      <w:ins w:id="45" w:author="Author" w:date="2017-07-29T12:48:00Z">
        <w:r>
          <w:t xml:space="preserve"> </w:t>
        </w:r>
      </w:ins>
      <w:moveToRangeStart w:id="46" w:author="Author" w:date="2017-07-29T12:48:00Z" w:name="move489095859"/>
      <w:moveTo w:id="47" w:author="Author" w:date="2017-07-29T12:48:00Z">
        <w:r>
          <w:t xml:space="preserve">Second, though the IVW approach is most statistically powerful under no HP, it can have high false negative or low true positive rates in the presence of HP compared to other methods. </w:t>
        </w:r>
      </w:moveTo>
      <w:moveToRangeEnd w:id="46"/>
      <w:r w:rsidR="001E171C">
        <w:rPr>
          <w:rStyle w:val="CommentReference"/>
        </w:rPr>
        <w:commentReference w:id="43"/>
      </w:r>
      <w:r w:rsidR="00C20891">
        <w:rPr>
          <w:rStyle w:val="CommentReference"/>
        </w:rPr>
        <w:commentReference w:id="44"/>
      </w:r>
      <w:ins w:id="48" w:author="Author" w:date="2017-07-29T12:48:00Z">
        <w:r>
          <w:t xml:space="preserve">Pleiotropy has been </w:t>
        </w:r>
        <w:proofErr w:type="spellStart"/>
        <w:r>
          <w:t>hypothesised</w:t>
        </w:r>
        <w:proofErr w:type="spellEnd"/>
        <w:r>
          <w:t xml:space="preserve"> to be universal (13), though the degree to which this may be the case is contested (14,15), hence defaulting to the IVW method in the first instance and using other methods as sensitivity analyses may not be appropriate. Third, if different methods disagree it is not possible to know which is correct because the true nature of HP exhibited by the instruments is not known. Fourth, the available methods do not cover all possible models of HP, and therefore an automated method for instrument selection may be necessary.</w:t>
        </w:r>
      </w:ins>
    </w:p>
    <w:p w14:paraId="7E66186B" w14:textId="7AFEDF4E" w:rsidR="00AD7651" w:rsidRDefault="005B6599">
      <w:pPr>
        <w:pStyle w:val="BodyText"/>
      </w:pPr>
      <w:r>
        <w:t>In this paper we introduce two innovations towards improving the reliability of MR estimates. First, we introduce an approach to discard genetic variants that are likely to be invalid. Second, we hypothesised that characteristics of the summary data could indicate which method would be most reliable, and we introduce new machine learning approaches that attempt to automate both instrument and method selection. Using curated GWAS summary data for thousands of phenotypes (</w:t>
      </w:r>
      <w:del w:id="49" w:author="Author" w:date="2017-07-29T12:48:00Z">
        <w:r w:rsidR="00AC40E0">
          <w:delText>10</w:delText>
        </w:r>
      </w:del>
      <w:ins w:id="50" w:author="Author" w:date="2017-07-29T12:48:00Z">
        <w:r>
          <w:t>11</w:t>
        </w:r>
      </w:ins>
      <w:r>
        <w:t xml:space="preserve">), we use these new methods to construct a graph of millions of causal estimates. </w:t>
      </w:r>
      <w:ins w:id="51" w:author="Author" w:date="2017-07-29T12:48:00Z">
        <w:r>
          <w:t xml:space="preserve">Motivated by the recent avalanche (16) of 2SMR publications, often with repeating (17,18) or contradicting (19,20) conclusions despite </w:t>
        </w:r>
        <w:r>
          <w:lastRenderedPageBreak/>
          <w:t xml:space="preserve">using the same data, we developed a graph database to represent these estimates in a consistent manner. </w:t>
        </w:r>
      </w:ins>
      <w:commentRangeStart w:id="52"/>
      <w:commentRangeStart w:id="53"/>
      <w:r>
        <w:t xml:space="preserve">We consider this to be a </w:t>
      </w:r>
      <w:del w:id="54" w:author="Author" w:date="2017-07-29T12:48:00Z">
        <w:r w:rsidR="00AC40E0">
          <w:delText>'</w:delText>
        </w:r>
        <w:r w:rsidR="00E8582A">
          <w:delText>first</w:delText>
        </w:r>
      </w:del>
      <w:ins w:id="55" w:author="Author" w:date="2017-07-29T12:48:00Z">
        <w:r>
          <w:t>'working</w:t>
        </w:r>
      </w:ins>
      <w:r>
        <w:t xml:space="preserve"> draft' of the causal map of the human phenome, but raise caution throughout that its interpretation is far from straightforward, and that future corrections and refinements will inevitably follow</w:t>
      </w:r>
      <w:del w:id="56" w:author="Author" w:date="2017-07-29T12:48:00Z">
        <w:r w:rsidR="00E8582A">
          <w:delText>.</w:delText>
        </w:r>
        <w:commentRangeEnd w:id="52"/>
        <w:r w:rsidR="00ED7649">
          <w:rPr>
            <w:rStyle w:val="CommentReference"/>
          </w:rPr>
          <w:commentReference w:id="52"/>
        </w:r>
      </w:del>
      <w:commentRangeEnd w:id="53"/>
      <w:r w:rsidR="00C20891">
        <w:rPr>
          <w:rStyle w:val="CommentReference"/>
        </w:rPr>
        <w:commentReference w:id="53"/>
      </w:r>
      <w:ins w:id="57" w:author="Author" w:date="2017-07-29T12:48:00Z">
        <w:r>
          <w:t xml:space="preserve"> as data grows and 2SMR methods evolve.</w:t>
        </w:r>
      </w:ins>
    </w:p>
    <w:p w14:paraId="2DC3CEDD" w14:textId="77777777" w:rsidR="00AD7651" w:rsidRDefault="005B6599">
      <w:pPr>
        <w:pStyle w:val="Heading2"/>
      </w:pPr>
      <w:bookmarkStart w:id="58" w:name="methods"/>
      <w:bookmarkEnd w:id="58"/>
      <w:r>
        <w:t>Methods</w:t>
      </w:r>
    </w:p>
    <w:p w14:paraId="4BE3AFDA" w14:textId="77777777" w:rsidR="00AD7651" w:rsidRDefault="005B6599">
      <w:pPr>
        <w:pStyle w:val="Heading3"/>
      </w:pPr>
      <w:bookmarkStart w:id="59" w:name="gwas-summary-data-and-their-use-in-2smr"/>
      <w:bookmarkEnd w:id="59"/>
      <w:r>
        <w:t>GWAS summary data and their use in 2SMR</w:t>
      </w:r>
    </w:p>
    <w:p w14:paraId="78DE278B" w14:textId="64DEE2CB" w:rsidR="00AD7651" w:rsidRDefault="005B6599">
      <w:pPr>
        <w:pStyle w:val="FirstParagraph"/>
        <w:rPr>
          <w:ins w:id="60" w:author="Author" w:date="2017-07-29T12:48:00Z"/>
        </w:rPr>
      </w:pPr>
      <w:r>
        <w:t>The use of summary data in two-sample MR is described in detail elsewhere (</w:t>
      </w:r>
      <w:del w:id="61" w:author="Author" w:date="2017-07-29T12:48:00Z">
        <w:r w:rsidR="00AC40E0">
          <w:delText>10</w:delText>
        </w:r>
      </w:del>
      <w:ins w:id="62" w:author="Author" w:date="2017-07-29T12:48:00Z">
        <w:r>
          <w:t>11</w:t>
        </w:r>
      </w:ins>
      <w:r>
        <w:t xml:space="preserve">). A brief outline of the procedure is as follows. First, genetic instruments for the exposure trait need to be identified - those SNPs with </w:t>
      </w:r>
      <m:oMath>
        <m:r>
          <w:rPr>
            <w:rFonts w:ascii="Cambria Math" w:hAnsi="Cambria Math"/>
          </w:rPr>
          <m:t>p&lt;</m:t>
        </m:r>
        <m:sSup>
          <m:sSupPr>
            <m:ctrlPr>
              <w:rPr>
                <w:rFonts w:ascii="Cambria Math" w:hAnsi="Cambria Math"/>
              </w:rPr>
            </m:ctrlPr>
          </m:sSupPr>
          <m:e>
            <m:r>
              <w:rPr>
                <w:rFonts w:ascii="Cambria Math" w:hAnsi="Cambria Math"/>
              </w:rPr>
              <m:t>10</m:t>
            </m:r>
          </m:e>
          <m:sup>
            <m:r>
              <w:rPr>
                <w:rFonts w:ascii="Cambria Math" w:hAnsi="Cambria Math"/>
              </w:rPr>
              <m:t>-8</m:t>
            </m:r>
          </m:sup>
        </m:sSup>
      </m:oMath>
      <w:r>
        <w:t xml:space="preserve"> are retained in order to ensure that the first assumption of MR (that the instrument associates with the exposure) is generally satisfied. We collect their effect sizes, standard errors and effect alleles for the association with the exposure trait. These can be obtained manually from complete summary data or from curated lists of significant GWAS associations. Next, the effects of those SNPs on the outcome need to be obtained, typically necessitating complete summary data because these SNPs will generally have not </w:t>
      </w:r>
      <w:ins w:id="63" w:author="Author" w:date="2017-07-29T12:48:00Z">
        <w:r>
          <w:t xml:space="preserve">have </w:t>
        </w:r>
      </w:ins>
      <w:r>
        <w:t>reached genome-wide significance for other traits (and therefore be present in curated catalogues).</w:t>
      </w:r>
      <w:del w:id="64" w:author="Author" w:date="2017-07-29T12:48:00Z">
        <w:r w:rsidR="00AC40E0">
          <w:delText xml:space="preserve"> </w:delText>
        </w:r>
      </w:del>
    </w:p>
    <w:p w14:paraId="7D9FE82B" w14:textId="77777777" w:rsidR="00AD7651" w:rsidRDefault="005B6599">
      <w:pPr>
        <w:pStyle w:val="BodyText"/>
        <w:rPr>
          <w:ins w:id="65" w:author="Author" w:date="2017-07-29T12:48:00Z"/>
        </w:rPr>
      </w:pPr>
      <w:ins w:id="66" w:author="Author" w:date="2017-07-29T12:48:00Z">
        <w:r>
          <w:t xml:space="preserve">We use the term </w:t>
        </w:r>
        <w:r>
          <w:rPr>
            <w:i/>
          </w:rPr>
          <w:t>summary-set</w:t>
        </w:r>
        <w:r>
          <w:t xml:space="preserve"> to refer to the minimum data required to perform 2SMR analysis - four columns comprising the SNP-exposure and SNP-outcome effects and standard errors, and rows corresponding to each SNP that is used as an instrument for the exposure.</w:t>
        </w:r>
      </w:ins>
    </w:p>
    <w:p w14:paraId="7A9AB061" w14:textId="77777777" w:rsidR="00AD7651" w:rsidRDefault="005B6599">
      <w:pPr>
        <w:pStyle w:val="BodyText"/>
        <w:pPrChange w:id="67" w:author="Author" w:date="2017-07-29T12:48:00Z">
          <w:pPr>
            <w:pStyle w:val="FirstParagraph"/>
          </w:pPr>
        </w:pPrChange>
      </w:pPr>
      <w:r>
        <w:t>At its most simple implementation, the regression of the SNP-exposure effect sizes against the SNP-outcome effect sizes, with greater weight afforded to those SNPs with smaller SNP-outcome standard errors, provides the estimate of the causal effect of the exposure on the outcome. This is known as the inverse-variance weighted (IVW) method.</w:t>
      </w:r>
    </w:p>
    <w:p w14:paraId="1B6D75B2" w14:textId="77777777" w:rsidR="00AD7651" w:rsidRDefault="005B6599">
      <w:pPr>
        <w:pStyle w:val="BodyText"/>
      </w:pPr>
      <w:r>
        <w:t>Given summary data for a large number of traits, it is straightforward to exhaustively analyse the causal relationships of every trait against every other trait for which there are sufficient summary data available. Supplementary table 1 provides a list of all traits that have available GWAS summary data, indicating if they have complete summary data (in which case they can be used as both exposure traits and outcome traits), or if they only have significant associations (in which they can only be used as exposure traits).</w:t>
      </w:r>
    </w:p>
    <w:p w14:paraId="5148FC43" w14:textId="77777777" w:rsidR="00AD7651" w:rsidRDefault="005B6599">
      <w:pPr>
        <w:pStyle w:val="Heading3"/>
      </w:pPr>
      <w:bookmarkStart w:id="68" w:name="mr-methods-and-their-assumptions"/>
      <w:bookmarkEnd w:id="68"/>
      <w:r>
        <w:t>MR methods and their assumptions</w:t>
      </w:r>
    </w:p>
    <w:p w14:paraId="780284EE" w14:textId="77777777" w:rsidR="00AD7651" w:rsidRDefault="005B6599">
      <w:pPr>
        <w:pStyle w:val="FirstParagraph"/>
      </w:pPr>
      <w:r>
        <w:t>In this paper we consider three main classes of MR estimation. Full details for each approach have been described previously. A summary of the methods is given in Supplementary table 2.</w:t>
      </w:r>
    </w:p>
    <w:p w14:paraId="13B2A290" w14:textId="45CFF9B2" w:rsidR="00AD7651" w:rsidRDefault="005B6599">
      <w:pPr>
        <w:pStyle w:val="BodyText"/>
      </w:pPr>
      <w:r>
        <w:rPr>
          <w:b/>
        </w:rPr>
        <w:t>Mean-based methods:</w:t>
      </w:r>
      <w:r>
        <w:t xml:space="preserve"> Here we consider four nested models (5). The inverse variance weighted (IVW) fixed effects meta-analysis approach assumes that variants exhibit no HP. IVW random effects meta-analysis relaxes the HP assumption, allowing it to be present but balanced - such that it only leads to increased heterogeneity around the regression and not </w:t>
      </w:r>
      <w:r>
        <w:lastRenderedPageBreak/>
        <w:t xml:space="preserve">introducing bias. Fixed effects Egger regression (3) relaxes the HP assumption further by allowing a non-zero intercept which essentially allows horizontal pleiotropy to be directional, where it systematically influences the outcome in a specific direction. </w:t>
      </w:r>
      <w:commentRangeStart w:id="69"/>
      <w:r>
        <w:t>Random effects Egger regression allows heterogeneity around the directional HP</w:t>
      </w:r>
      <w:del w:id="70" w:author="Author" w:date="2017-07-29T12:48:00Z">
        <w:r w:rsidR="00AC40E0">
          <w:delText>,</w:delText>
        </w:r>
      </w:del>
      <w:ins w:id="71" w:author="Author" w:date="2017-07-29T12:48:00Z">
        <w:r>
          <w:t xml:space="preserve"> (5),</w:t>
        </w:r>
      </w:ins>
      <w:r>
        <w:t xml:space="preserve"> as long as the HP effects are not correlated with the SNP-exposure effects (also known as the INSIDE </w:t>
      </w:r>
      <w:commentRangeEnd w:id="69"/>
      <w:r w:rsidR="001E171C">
        <w:rPr>
          <w:rStyle w:val="CommentReference"/>
        </w:rPr>
        <w:commentReference w:id="69"/>
      </w:r>
      <w:proofErr w:type="gramStart"/>
      <w:r>
        <w:t>assumption</w:t>
      </w:r>
      <w:ins w:id="72" w:author="Author" w:date="2017-07-29T12:48:00Z">
        <w:r>
          <w:t>)(</w:t>
        </w:r>
        <w:proofErr w:type="gramEnd"/>
        <w:r>
          <w:t>3</w:t>
        </w:r>
      </w:ins>
      <w:r>
        <w:t>).</w:t>
      </w:r>
    </w:p>
    <w:p w14:paraId="47132AC8" w14:textId="6B42D9D6" w:rsidR="00AD7651" w:rsidRDefault="005B6599">
      <w:pPr>
        <w:pStyle w:val="BodyText"/>
      </w:pPr>
      <w:commentRangeStart w:id="73"/>
      <w:r>
        <w:t>The Rucker framework (</w:t>
      </w:r>
      <w:del w:id="74" w:author="Author" w:date="2017-07-29T12:48:00Z">
        <w:r w:rsidR="00AC40E0">
          <w:delText xml:space="preserve">13), </w:delText>
        </w:r>
        <w:commentRangeEnd w:id="73"/>
        <w:r w:rsidR="003F1E0D">
          <w:rPr>
            <w:rStyle w:val="CommentReference"/>
          </w:rPr>
          <w:commentReference w:id="73"/>
        </w:r>
      </w:del>
      <w:ins w:id="75" w:author="Author" w:date="2017-07-29T12:48:00Z">
        <w:r>
          <w:t xml:space="preserve">21), </w:t>
        </w:r>
      </w:ins>
      <w:r>
        <w:t xml:space="preserve">adapted to MR (5) uses estimates of heterogeneity in the IVW and Egger frameworks to navigate between these nested models. </w:t>
      </w:r>
      <w:commentRangeStart w:id="76"/>
      <w:r>
        <w:t xml:space="preserve">A jackknife approach (random selection with replacement of </w:t>
      </w:r>
      <w:ins w:id="77" w:author="Author" w:date="2017-07-29T12:48:00Z">
        <w:r>
          <w:t xml:space="preserve">the complete set of </w:t>
        </w:r>
      </w:ins>
      <w:r>
        <w:t xml:space="preserve">instruments) </w:t>
      </w:r>
      <w:commentRangeEnd w:id="76"/>
      <w:r w:rsidR="001E171C">
        <w:rPr>
          <w:rStyle w:val="CommentReference"/>
        </w:rPr>
        <w:commentReference w:id="76"/>
      </w:r>
      <w:r>
        <w:t xml:space="preserve">can be used to obtain a sampling distribution for the model estimate amongst these four variations. Using 1000 rounds of jackknife estimates, we can obtain a final estimate using the mean or the median of the distribution. </w:t>
      </w:r>
      <w:commentRangeStart w:id="78"/>
      <w:r>
        <w:t xml:space="preserve">We only use the jackknife approach for associations where there are 15 or more variants </w:t>
      </w:r>
      <w:del w:id="79" w:author="Author" w:date="2017-07-29T12:48:00Z">
        <w:r w:rsidR="00AC40E0">
          <w:delText>to avoid combinatorial saturation. The four nested models plus the three Rucker estimates provide seven mean based estimators.</w:delText>
        </w:r>
        <w:commentRangeEnd w:id="78"/>
        <w:r w:rsidR="001E171C">
          <w:rPr>
            <w:rStyle w:val="CommentReference"/>
          </w:rPr>
          <w:commentReference w:id="78"/>
        </w:r>
      </w:del>
      <w:ins w:id="80" w:author="Author" w:date="2017-07-29T12:48:00Z">
        <w:r>
          <w:t>in order to avoid saturating the possible number of instrument combinations.</w:t>
        </w:r>
      </w:ins>
    </w:p>
    <w:p w14:paraId="455D0489" w14:textId="77777777" w:rsidR="00AD7651" w:rsidRDefault="005B6599">
      <w:pPr>
        <w:pStyle w:val="BodyText"/>
        <w:rPr>
          <w:ins w:id="81" w:author="Author" w:date="2017-07-29T12:48:00Z"/>
        </w:rPr>
      </w:pPr>
      <w:ins w:id="82" w:author="Author" w:date="2017-07-29T12:48:00Z">
        <w:r>
          <w:t>The four nested models (IVW fixed effects, IVW random effects, Egger fixed effects, Egger random effects) plus the three Rucker estimates (point estimate, mean of the jackknife, median of the jackknife) provide seven mean based estimators.</w:t>
        </w:r>
      </w:ins>
    </w:p>
    <w:p w14:paraId="1C83D95C" w14:textId="745753F4" w:rsidR="00AD7651" w:rsidRDefault="005B6599">
      <w:pPr>
        <w:pStyle w:val="BodyText"/>
      </w:pPr>
      <w:r>
        <w:rPr>
          <w:b/>
        </w:rPr>
        <w:t>Median-based methods:</w:t>
      </w:r>
      <w:r>
        <w:t xml:space="preserve"> An alternative approach is to take the median effect of all available instruments (</w:t>
      </w:r>
      <w:commentRangeStart w:id="83"/>
      <w:r>
        <w:t>4</w:t>
      </w:r>
      <w:commentRangeEnd w:id="83"/>
      <w:r w:rsidR="005C1204">
        <w:rPr>
          <w:rStyle w:val="CommentReference"/>
        </w:rPr>
        <w:commentReference w:id="83"/>
      </w:r>
      <w:ins w:id="84" w:author="Author" w:date="2017-07-29T12:48:00Z">
        <w:r>
          <w:t>,22</w:t>
        </w:r>
      </w:ins>
      <w:r>
        <w:t xml:space="preserve">). This has the advantage that up to half the instruments can be invalid, and the estimate will remain unbiased. Developing the approach further to allow stronger instruments to contribute more towards the estimate can be obtained by obtaining the median of the weights of each instrument. The penalised weighted median estimator introduces a further weight to the instruments, penalising any instrument that contributes substantially towards the heterogeneity statistic. Together, this provides three median based </w:t>
      </w:r>
      <w:commentRangeStart w:id="85"/>
      <w:r>
        <w:t>estimators</w:t>
      </w:r>
      <w:commentRangeEnd w:id="85"/>
      <w:del w:id="86" w:author="Author" w:date="2017-07-29T12:48:00Z">
        <w:r w:rsidR="001E171C">
          <w:rPr>
            <w:rStyle w:val="CommentReference"/>
          </w:rPr>
          <w:commentReference w:id="85"/>
        </w:r>
        <w:r w:rsidR="00AC40E0">
          <w:delText>..</w:delText>
        </w:r>
      </w:del>
      <w:ins w:id="87" w:author="Author" w:date="2017-07-29T12:48:00Z">
        <w:r>
          <w:t>.</w:t>
        </w:r>
      </w:ins>
      <w:r>
        <w:t xml:space="preserve"> Other estimation strategies</w:t>
      </w:r>
      <w:ins w:id="88" w:author="Author" w:date="2017-07-29T12:48:00Z">
        <w:r>
          <w:t xml:space="preserve"> not considered here</w:t>
        </w:r>
      </w:ins>
      <w:r>
        <w:t>, such as LASSO regression, have also been developed for the situation where at least half of the instruments are valid (</w:t>
      </w:r>
      <w:del w:id="89" w:author="Author" w:date="2017-07-29T12:48:00Z">
        <w:r w:rsidR="005C1204">
          <w:delText xml:space="preserve">Kang et al, </w:delText>
        </w:r>
        <w:commentRangeStart w:id="90"/>
        <w:r w:rsidR="005C1204">
          <w:delText>2016</w:delText>
        </w:r>
        <w:commentRangeEnd w:id="90"/>
        <w:r w:rsidR="005C1204">
          <w:rPr>
            <w:rStyle w:val="CommentReference"/>
          </w:rPr>
          <w:commentReference w:id="90"/>
        </w:r>
        <w:r w:rsidR="005C1204">
          <w:delText>)</w:delText>
        </w:r>
      </w:del>
      <w:ins w:id="91" w:author="Author" w:date="2017-07-29T12:48:00Z">
        <w:r>
          <w:t>23).</w:t>
        </w:r>
      </w:ins>
    </w:p>
    <w:p w14:paraId="09364CE2" w14:textId="1382C0F2" w:rsidR="00AD7651" w:rsidRDefault="005B6599">
      <w:pPr>
        <w:pStyle w:val="BodyText"/>
      </w:pPr>
      <w:commentRangeStart w:id="92"/>
      <w:r>
        <w:rPr>
          <w:b/>
        </w:rPr>
        <w:t>Mode-based methods:</w:t>
      </w:r>
      <w:r>
        <w:t xml:space="preserve"> Similar to the median, the mode based estimator clusters the instruments into groups based on similarity of causal effects, and returns the final causal effect estimate based on the cluster that has the largest number of instruments (6). </w:t>
      </w:r>
      <w:commentRangeStart w:id="93"/>
      <w:del w:id="94" w:author="Author" w:date="2017-07-29T12:48:00Z">
        <w:r w:rsidR="00AC40E0">
          <w:delText xml:space="preserve">This can be extended in two ways, first by weighting the strength of each cluster by the inverse of the variance of the SNP-outcome associations in the cluster; second by weighting the strength of each cluster by the inverse of the variance of the SNP-exposure associations. When weighting by the SNP-outcome standard errors we term this a weighted analysis. When </w:delText>
        </w:r>
        <w:r w:rsidR="00AC40E0">
          <w:rPr>
            <w:i/>
          </w:rPr>
          <w:delText>not</w:delText>
        </w:r>
        <w:r w:rsidR="00AC40E0">
          <w:delText xml:space="preserve"> weighting by the exposure standard errors we term this the 'no measuremenent error in the exposure (NOME)' assumption. Together this provides four mode-based estimators.</w:delText>
        </w:r>
        <w:commentRangeEnd w:id="92"/>
        <w:commentRangeEnd w:id="93"/>
        <w:r w:rsidR="003A77F4">
          <w:rPr>
            <w:rStyle w:val="CommentReference"/>
          </w:rPr>
          <w:commentReference w:id="92"/>
        </w:r>
        <w:r w:rsidR="00FA650B">
          <w:rPr>
            <w:rStyle w:val="CommentReference"/>
          </w:rPr>
          <w:commentReference w:id="93"/>
        </w:r>
      </w:del>
      <w:ins w:id="95" w:author="Author" w:date="2017-07-29T12:48:00Z">
        <w:r>
          <w:t>There are four implementations of this method: the simple and the weighted mode, each weighted with or without the assumption of no measurement error in the exposure estimates (NOME). The simple mode is the unweighted mode of the empirical density function of causal estimates, whereas the weighted mode is weighted by the inverse variance of the outcome effect. The bandwidth parameter was set to 1 by default.</w:t>
        </w:r>
      </w:ins>
    </w:p>
    <w:p w14:paraId="03301EE5" w14:textId="77777777" w:rsidR="00AD7651" w:rsidRDefault="005B6599">
      <w:pPr>
        <w:pStyle w:val="Heading3"/>
      </w:pPr>
      <w:bookmarkStart w:id="96" w:name="instrument-selection"/>
      <w:bookmarkEnd w:id="96"/>
      <w:r>
        <w:t>Instrument selection</w:t>
      </w:r>
    </w:p>
    <w:p w14:paraId="681DF1C9" w14:textId="77777777" w:rsidR="00AD7651" w:rsidRDefault="005B6599">
      <w:pPr>
        <w:pStyle w:val="Heading4"/>
      </w:pPr>
      <w:bookmarkStart w:id="97" w:name="top-hits"/>
      <w:bookmarkEnd w:id="97"/>
      <w:r>
        <w:t>Top hits</w:t>
      </w:r>
    </w:p>
    <w:p w14:paraId="5FD18782" w14:textId="329934D6" w:rsidR="00AD7651" w:rsidRDefault="005B6599">
      <w:pPr>
        <w:pStyle w:val="FirstParagraph"/>
      </w:pPr>
      <w:r>
        <w:t xml:space="preserve">The simplest approach to selecting instruments for performing MR is to take SNPs that have been declared significant in the published GWAS for the exposure. This typically involves obtaining SNPs that surpass </w:t>
      </w:r>
      <m:oMath>
        <m:r>
          <w:rPr>
            <w:rFonts w:ascii="Cambria Math" w:hAnsi="Cambria Math"/>
          </w:rPr>
          <m:t>p&lt;5×</m:t>
        </m:r>
        <m:sSup>
          <m:sSupPr>
            <m:ctrlPr>
              <w:rPr>
                <w:rFonts w:ascii="Cambria Math" w:hAnsi="Cambria Math"/>
              </w:rPr>
            </m:ctrlPr>
          </m:sSupPr>
          <m:e>
            <m:r>
              <w:rPr>
                <w:rFonts w:ascii="Cambria Math" w:hAnsi="Cambria Math"/>
              </w:rPr>
              <m:t>10</m:t>
            </m:r>
          </m:e>
          <m:sup>
            <m:r>
              <w:rPr>
                <w:rFonts w:ascii="Cambria Math" w:hAnsi="Cambria Math"/>
              </w:rPr>
              <m:t>-8</m:t>
            </m:r>
          </m:sup>
        </m:sSup>
      </m:oMath>
      <w:r>
        <w:t xml:space="preserve">, using clumping to obtain independent SNPs, and then replicating in an independent sample. These results are often recorded in </w:t>
      </w:r>
      <w:r>
        <w:lastRenderedPageBreak/>
        <w:t xml:space="preserve">public GWAS catalogs. </w:t>
      </w:r>
      <w:proofErr w:type="gramStart"/>
      <w:r>
        <w:t>Alternatively</w:t>
      </w:r>
      <w:proofErr w:type="gramEnd"/>
      <w:r>
        <w:t xml:space="preserve"> the clumping procedure can be performed using complete summary data in MR-Base </w:t>
      </w:r>
      <w:del w:id="98" w:author="Author" w:date="2017-07-29T12:48:00Z">
        <w:r w:rsidR="00AB3242" w:rsidRPr="00702ECF">
          <w:rPr>
            <w:highlight w:val="yellow"/>
          </w:rPr>
          <w:delText>[citation]</w:delText>
        </w:r>
        <w:r w:rsidR="00AC40E0" w:rsidRPr="00702ECF">
          <w:rPr>
            <w:highlight w:val="yellow"/>
          </w:rPr>
          <w:delText>.</w:delText>
        </w:r>
      </w:del>
      <w:ins w:id="99" w:author="Author" w:date="2017-07-29T12:48:00Z">
        <w:r>
          <w:t>(11).</w:t>
        </w:r>
      </w:ins>
      <w:r>
        <w:t xml:space="preserve"> We call this the "top hits" strategy.</w:t>
      </w:r>
    </w:p>
    <w:p w14:paraId="04486EC1" w14:textId="77777777" w:rsidR="00AD7651" w:rsidRDefault="005B6599">
      <w:pPr>
        <w:pStyle w:val="Heading4"/>
      </w:pPr>
      <w:bookmarkStart w:id="100" w:name="steiger-filtering"/>
      <w:bookmarkEnd w:id="100"/>
      <w:r>
        <w:t>Steiger filtering</w:t>
      </w:r>
    </w:p>
    <w:p w14:paraId="69CDA47F" w14:textId="77777777" w:rsidR="00AD7651" w:rsidRDefault="005B6599">
      <w:pPr>
        <w:pStyle w:val="FirstParagraph"/>
      </w:pPr>
      <w:r>
        <w:t xml:space="preserve">With genome-wide association studies growing ever larger, the statistical power to detect significant associations that may be influencing the trait downstream of many other pathways increases. For example, if a SNP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influences trait </w:t>
      </w:r>
      <m:oMath>
        <m:r>
          <w:rPr>
            <w:rFonts w:ascii="Cambria Math" w:hAnsi="Cambria Math"/>
          </w:rPr>
          <m:t>A</m:t>
        </m:r>
      </m:oMath>
      <w:r>
        <w:t xml:space="preserve">, and trait </w:t>
      </w:r>
      <m:oMath>
        <m:r>
          <w:rPr>
            <w:rFonts w:ascii="Cambria Math" w:hAnsi="Cambria Math"/>
          </w:rPr>
          <m:t>A</m:t>
        </m:r>
      </m:oMath>
      <w:r>
        <w:t xml:space="preserve"> influences trait </w:t>
      </w:r>
      <m:oMath>
        <m:r>
          <w:rPr>
            <w:rFonts w:ascii="Cambria Math" w:hAnsi="Cambria Math"/>
          </w:rPr>
          <m:t>B</m:t>
        </m:r>
      </m:oMath>
      <w:r>
        <w:t xml:space="preserve">, then a sufficiently powered GWAS will identify the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as being significant for trait </w:t>
      </w:r>
      <m:oMath>
        <m:r>
          <w:rPr>
            <w:rFonts w:ascii="Cambria Math" w:hAnsi="Cambria Math"/>
          </w:rPr>
          <m:t>B</m:t>
        </m:r>
      </m:oMath>
      <w:r>
        <w:t xml:space="preserve"> (Figure 1a). Using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as an instrument to test the causal effect of </w:t>
      </w:r>
      <m:oMath>
        <m:r>
          <w:rPr>
            <w:rFonts w:ascii="Cambria Math" w:hAnsi="Cambria Math"/>
          </w:rPr>
          <m:t>A</m:t>
        </m:r>
      </m:oMath>
      <w:r>
        <w:t xml:space="preserve"> on </w:t>
      </w:r>
      <m:oMath>
        <m:r>
          <w:rPr>
            <w:rFonts w:ascii="Cambria Math" w:hAnsi="Cambria Math"/>
          </w:rPr>
          <m:t>B</m:t>
        </m:r>
      </m:oMath>
      <w:r>
        <w:t xml:space="preserve"> is perfectly valid. But in the (incorrectly hypothesised) MR analysis of trait </w:t>
      </w:r>
      <m:oMath>
        <m:r>
          <w:rPr>
            <w:rFonts w:ascii="Cambria Math" w:hAnsi="Cambria Math"/>
          </w:rPr>
          <m:t>B</m:t>
        </m:r>
      </m:oMath>
      <w:r>
        <w:t xml:space="preserve"> on trait </w:t>
      </w:r>
      <m:oMath>
        <m:r>
          <w:rPr>
            <w:rFonts w:ascii="Cambria Math" w:hAnsi="Cambria Math"/>
          </w:rPr>
          <m:t>A</m:t>
        </m:r>
      </m:oMath>
      <w:r>
        <w:t xml:space="preserve"> could erroneously result in the apparent causal association of </w:t>
      </w:r>
      <m:oMath>
        <m:r>
          <w:rPr>
            <w:rFonts w:ascii="Cambria Math" w:hAnsi="Cambria Math"/>
          </w:rPr>
          <m:t>B</m:t>
        </m:r>
      </m:oMath>
      <w:r>
        <w:t xml:space="preserve"> on </w:t>
      </w:r>
      <m:oMath>
        <m:r>
          <w:rPr>
            <w:rFonts w:ascii="Cambria Math" w:hAnsi="Cambria Math"/>
          </w:rPr>
          <m:t>A</m:t>
        </m:r>
      </m:oMath>
      <w:r>
        <w:t xml:space="preserve">. If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is only one of many known instruments for </w:t>
      </w:r>
      <m:oMath>
        <m:r>
          <w:rPr>
            <w:rFonts w:ascii="Cambria Math" w:hAnsi="Cambria Math"/>
          </w:rPr>
          <m:t>B</m:t>
        </m:r>
      </m:oMath>
      <w:r>
        <w:t xml:space="preserve">, amongst which some are valid, it is to the advantage of the researcher to exclude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from the analysis.</w:t>
      </w:r>
    </w:p>
    <w:p w14:paraId="112C99CB" w14:textId="3A8CC504" w:rsidR="00AD7651" w:rsidRDefault="005B6599">
      <w:pPr>
        <w:pStyle w:val="BodyText"/>
      </w:pPr>
      <w:r>
        <w:t>An approach to inferring the causal direction between phenotypes recently developed (7</w:t>
      </w:r>
      <w:del w:id="101" w:author="Author" w:date="2017-07-29T12:48:00Z">
        <w:r w:rsidR="00AC40E0">
          <w:delText>),</w:delText>
        </w:r>
      </w:del>
      <w:ins w:id="102" w:author="Author" w:date="2017-07-29T12:48:00Z">
        <w:r>
          <w:t>)</w:t>
        </w:r>
      </w:ins>
      <w:r>
        <w:t xml:space="preserve"> uses the following basic premise. If trait </w:t>
      </w:r>
      <m:oMath>
        <m:r>
          <w:rPr>
            <w:rFonts w:ascii="Cambria Math" w:hAnsi="Cambria Math"/>
          </w:rPr>
          <m:t>A</m:t>
        </m:r>
      </m:oMath>
      <w:r>
        <w:t xml:space="preserve"> causes trait </w:t>
      </w:r>
      <m:oMath>
        <m:r>
          <w:rPr>
            <w:rFonts w:ascii="Cambria Math" w:hAnsi="Cambria Math"/>
          </w:rPr>
          <m:t>B</m:t>
        </m:r>
      </m:oMath>
      <w:r>
        <w:t xml:space="preserve"> then</w:t>
      </w:r>
    </w:p>
    <w:p w14:paraId="7714CBAC" w14:textId="77777777" w:rsidR="00AD7651" w:rsidRDefault="005B6599">
      <w:pPr>
        <w:pStyle w:val="BodyText"/>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e>
          </m:nary>
          <m:r>
            <w:rPr>
              <w:rFonts w:ascii="Cambria Math" w:hAnsi="Cambria Math"/>
            </w:rPr>
            <m:t>&gt;</m:t>
          </m:r>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e>
          </m:nary>
        </m:oMath>
      </m:oMathPara>
    </w:p>
    <w:p w14:paraId="73D677E6" w14:textId="23581B51" w:rsidR="00AD7651" w:rsidRDefault="005B6599">
      <w:pPr>
        <w:pStyle w:val="FirstParagraph"/>
      </w:pPr>
      <w:r>
        <w:t>because</w:t>
      </w:r>
      <w:ins w:id="103" w:author="Author" w:date="2017-07-29T12:48:00Z">
        <w:r>
          <w:t xml:space="preserve"> the</w:t>
        </w:r>
      </w:ins>
      <w:r>
        <w:t xml:space="preserve"> </w:t>
      </w:r>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=cor(</m:t>
        </m:r>
        <w:proofErr w:type="gramStart"/>
        <m:r>
          <w:rPr>
            <w:rFonts w:ascii="Cambria Math" w:hAnsi="Cambria Math"/>
          </w:rPr>
          <m:t>A,B</m:t>
        </m:r>
        <w:proofErr w:type="gramEnd"/>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This simple inequality will not hold in some cases, for example </w:t>
      </w:r>
      <m:oMath>
        <m:sSub>
          <m:sSubPr>
            <m:ctrlPr>
              <w:rPr>
                <w:rFonts w:ascii="Cambria Math" w:hAnsi="Cambria Math"/>
              </w:rPr>
            </m:ctrlPr>
          </m:sSubPr>
          <m:e>
            <m:r>
              <w:rPr>
                <w:rFonts w:ascii="Cambria Math" w:hAnsi="Cambria Math"/>
              </w:rPr>
              <m:t>ρ</m:t>
            </m:r>
          </m:e>
          <m: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o</m:t>
                </m:r>
              </m:sub>
            </m:sSub>
          </m:sub>
        </m:sSub>
        <m:r>
          <w:rPr>
            <w:rFonts w:ascii="Cambria Math" w:hAnsi="Cambria Math"/>
          </w:rPr>
          <m:t>&lt;</m:t>
        </m:r>
        <m:sSub>
          <m:sSubPr>
            <m:ctrlPr>
              <w:rPr>
                <w:rFonts w:ascii="Cambria Math" w:hAnsi="Cambria Math"/>
              </w:rPr>
            </m:ctrlPr>
          </m:sSubPr>
          <m:e>
            <m:r>
              <w:rPr>
                <w:rFonts w:ascii="Cambria Math" w:hAnsi="Cambria Math"/>
              </w:rPr>
              <m:t>ρ</m:t>
            </m:r>
          </m:e>
          <m:sub>
            <m:r>
              <w:rPr>
                <w:rFonts w:ascii="Cambria Math" w:hAnsi="Cambria Math"/>
              </w:rPr>
              <m:t>x,y</m:t>
            </m:r>
          </m:sub>
        </m:sSub>
        <m:sSub>
          <m:sSubPr>
            <m:ctrlPr>
              <w:rPr>
                <w:rFonts w:ascii="Cambria Math" w:hAnsi="Cambria Math"/>
              </w:rPr>
            </m:ctrlPr>
          </m:sSubPr>
          <m:e>
            <m:r>
              <w:rPr>
                <w:rFonts w:ascii="Cambria Math" w:hAnsi="Cambria Math"/>
              </w:rPr>
              <m:t>ρ</m:t>
            </m:r>
          </m:e>
          <m:sub>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where </w:t>
      </w:r>
      <m:oMath>
        <m:sSub>
          <m:sSubPr>
            <m:ctrlPr>
              <w:rPr>
                <w:rFonts w:ascii="Cambria Math" w:hAnsi="Cambria Math"/>
              </w:rPr>
            </m:ctrlPr>
          </m:sSubPr>
          <m:e>
            <m:r>
              <w:rPr>
                <w:rFonts w:ascii="Cambria Math" w:hAnsi="Cambria Math"/>
              </w:rPr>
              <m:t>ρ</m:t>
            </m:r>
          </m:e>
          <m:sub>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o</m:t>
                </m:r>
              </m:sub>
            </m:sSub>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y,</m:t>
            </m:r>
            <m:sSub>
              <m:sSubPr>
                <m:ctrlPr>
                  <w:rPr>
                    <w:rFonts w:ascii="Cambria Math" w:hAnsi="Cambria Math"/>
                  </w:rPr>
                </m:ctrlPr>
              </m:sSubPr>
              <m:e>
                <m:r>
                  <w:rPr>
                    <w:rFonts w:ascii="Cambria Math" w:hAnsi="Cambria Math"/>
                  </w:rPr>
                  <m:t>y</m:t>
                </m:r>
              </m:e>
              <m:sub>
                <m:r>
                  <w:rPr>
                    <w:rFonts w:ascii="Cambria Math" w:hAnsi="Cambria Math"/>
                  </w:rPr>
                  <m:t>o</m:t>
                </m:r>
              </m:sub>
            </m:sSub>
          </m:sub>
        </m:sSub>
      </m:oMath>
      <w:r>
        <w:t xml:space="preserve"> are the precision of the measurements of the </w:t>
      </w:r>
      <m:oMath>
        <m:r>
          <w:rPr>
            <w:rFonts w:ascii="Cambria Math" w:hAnsi="Cambria Math"/>
          </w:rPr>
          <m:t>x</m:t>
        </m:r>
      </m:oMath>
      <w:r>
        <w:t xml:space="preserve"> and </w:t>
      </w:r>
      <m:oMath>
        <m:r>
          <w:rPr>
            <w:rFonts w:ascii="Cambria Math" w:hAnsi="Cambria Math"/>
          </w:rPr>
          <m:t>y</m:t>
        </m:r>
      </m:oMath>
      <w:r>
        <w:t xml:space="preserve">. Some combinations of confounding effects can also distort the </w:t>
      </w:r>
      <m:oMath>
        <m:sSub>
          <m:sSubPr>
            <m:ctrlPr>
              <w:rPr>
                <w:rFonts w:ascii="Cambria Math" w:hAnsi="Cambria Math"/>
              </w:rPr>
            </m:ctrlPr>
          </m:sSubPr>
          <m:e>
            <m:r>
              <w:rPr>
                <w:rFonts w:ascii="Cambria Math" w:hAnsi="Cambria Math"/>
              </w:rPr>
              <m:t>ρ</m:t>
            </m:r>
          </m:e>
          <m:sub>
            <m:r>
              <w:rPr>
                <w:rFonts w:ascii="Cambria Math" w:hAnsi="Cambria Math"/>
              </w:rPr>
              <m:t>g,x</m:t>
            </m:r>
          </m:sub>
        </m:sSub>
      </m:oMath>
      <w:r>
        <w:t xml:space="preserve"> and </w:t>
      </w:r>
      <m:oMath>
        <m:sSub>
          <m:sSubPr>
            <m:ctrlPr>
              <w:rPr>
                <w:rFonts w:ascii="Cambria Math" w:hAnsi="Cambria Math"/>
              </w:rPr>
            </m:ctrlPr>
          </m:sSubPr>
          <m:e>
            <m:r>
              <w:rPr>
                <w:rFonts w:ascii="Cambria Math" w:hAnsi="Cambria Math"/>
              </w:rPr>
              <m:t>ρ</m:t>
            </m:r>
          </m:e>
          <m:sub>
            <m:r>
              <w:rPr>
                <w:rFonts w:ascii="Cambria Math" w:hAnsi="Cambria Math"/>
              </w:rPr>
              <m:t>g,y</m:t>
            </m:r>
          </m:sub>
        </m:sSub>
      </m:oMath>
      <w:r>
        <w:t xml:space="preserve"> parameters, as has been discussed in detail previously. However, we use it here as </w:t>
      </w:r>
      <w:del w:id="104" w:author="Author" w:date="2017-07-29T12:48:00Z">
        <w:r w:rsidR="00AC40E0">
          <w:delText>an</w:delText>
        </w:r>
      </w:del>
      <w:ins w:id="105" w:author="Author" w:date="2017-07-29T12:48:00Z">
        <w:r>
          <w:t>a computationally</w:t>
        </w:r>
      </w:ins>
      <w:r>
        <w:t xml:space="preserve"> </w:t>
      </w:r>
      <w:commentRangeStart w:id="106"/>
      <w:r>
        <w:t xml:space="preserve">inexpensive </w:t>
      </w:r>
      <w:commentRangeEnd w:id="106"/>
      <w:r w:rsidR="003A77F4">
        <w:rPr>
          <w:rStyle w:val="CommentReference"/>
        </w:rPr>
        <w:commentReference w:id="106"/>
      </w:r>
      <w:r>
        <w:t xml:space="preserve">and approximate method to identify variants that are likely to be invalid. </w:t>
      </w:r>
      <w:proofErr w:type="spellStart"/>
      <w:r>
        <w:t>Steiger's</w:t>
      </w:r>
      <w:proofErr w:type="spellEnd"/>
      <w:r>
        <w:t xml:space="preserve"> Z-test of correlated correlations (</w:t>
      </w:r>
      <w:del w:id="107" w:author="Author" w:date="2017-07-29T12:48:00Z">
        <w:r w:rsidR="00AC40E0">
          <w:delText>14</w:delText>
        </w:r>
      </w:del>
      <w:ins w:id="108" w:author="Author" w:date="2017-07-29T12:48:00Z">
        <w:r>
          <w:t>24</w:t>
        </w:r>
      </w:ins>
      <w:r>
        <w:t>) can be used to formally test the extent to which the two correlations are statistically different.</w:t>
      </w:r>
    </w:p>
    <w:p w14:paraId="05C29A7C" w14:textId="1EBFB6DE" w:rsidR="00AD7651" w:rsidRDefault="005B6599">
      <w:pPr>
        <w:pStyle w:val="BodyText"/>
      </w:pPr>
      <w:commentRangeStart w:id="109"/>
      <w:commentRangeStart w:id="110"/>
      <w:r>
        <w:t xml:space="preserve">Here we adapt this approach to automatically filter SNPs that are liable to be </w:t>
      </w:r>
      <w:commentRangeStart w:id="111"/>
      <w:r>
        <w:t xml:space="preserve">invalid </w:t>
      </w:r>
      <w:commentRangeEnd w:id="111"/>
      <w:r w:rsidR="003A77F4">
        <w:rPr>
          <w:rStyle w:val="CommentReference"/>
        </w:rPr>
        <w:commentReference w:id="111"/>
      </w:r>
      <w:r>
        <w:t xml:space="preserve">(Figure 1a). </w:t>
      </w:r>
      <w:del w:id="112" w:author="Author" w:date="2017-07-29T12:48:00Z">
        <w:r w:rsidR="00AC40E0">
          <w:delText xml:space="preserve">In this </w:delText>
        </w:r>
        <w:commentRangeEnd w:id="109"/>
        <w:r w:rsidR="00FC1FF0">
          <w:rPr>
            <w:rStyle w:val="CommentReference"/>
          </w:rPr>
          <w:commentReference w:id="109"/>
        </w:r>
      </w:del>
      <w:commentRangeEnd w:id="110"/>
      <w:r w:rsidR="00C20891">
        <w:rPr>
          <w:rStyle w:val="CommentReference"/>
        </w:rPr>
        <w:commentReference w:id="110"/>
      </w:r>
      <w:del w:id="113" w:author="Author" w:date="2017-07-29T12:48:00Z">
        <w:r w:rsidR="00AC40E0">
          <w:delText xml:space="preserve">case the Steiger test applied to each variant in turn and we exclude any </w:delText>
        </w:r>
        <m:oMath>
          <m:sSub>
            <m:sSubPr>
              <m:ctrlPr>
                <w:rPr>
                  <w:rFonts w:ascii="Cambria Math" w:hAnsi="Cambria Math"/>
                </w:rPr>
              </m:ctrlPr>
            </m:sSubPr>
            <m:e>
              <m:r>
                <w:rPr>
                  <w:rFonts w:ascii="Cambria Math" w:hAnsi="Cambria Math"/>
                </w:rPr>
                <m:t>g</m:t>
              </m:r>
            </m:e>
            <m:sub>
              <m:r>
                <w:rPr>
                  <w:rFonts w:ascii="Cambria Math" w:hAnsi="Cambria Math"/>
                </w:rPr>
                <m:t>A</m:t>
              </m:r>
            </m:sub>
          </m:sSub>
        </m:oMath>
        <w:r w:rsidR="00AC40E0">
          <w:delText xml:space="preserve"> for which the Steiger Z-test has </w:delText>
        </w:r>
        <m:oMath>
          <m:r>
            <w:rPr>
              <w:rFonts w:ascii="Cambria Math" w:hAnsi="Cambria Math"/>
            </w:rPr>
            <m:t>p&gt;0.05</m:t>
          </m:r>
        </m:oMath>
        <w:r w:rsidR="00AC40E0">
          <w:delText>, indicating</w:delText>
        </w:r>
      </w:del>
      <w:ins w:id="114" w:author="Author" w:date="2017-07-29T12:48:00Z">
        <w:r>
          <w:t>Other methods have been developed to identify invalid instruments for the purposes of exclusion from MR analyses (8,12,25), based on the notion</w:t>
        </w:r>
      </w:ins>
      <w:r>
        <w:t xml:space="preserve"> that </w:t>
      </w:r>
      <w:del w:id="115" w:author="Author" w:date="2017-07-29T12:48:00Z">
        <w:r w:rsidR="00AC40E0">
          <w:delText xml:space="preserve">it is unlikely to primarily associate with </w:delText>
        </w:r>
        <m:oMath>
          <m:r>
            <w:rPr>
              <w:rFonts w:ascii="Cambria Math" w:hAnsi="Cambria Math"/>
            </w:rPr>
            <m:t>B</m:t>
          </m:r>
        </m:oMath>
        <w:r w:rsidR="00AC40E0">
          <w:delText xml:space="preserve"> relative to </w:delText>
        </w:r>
        <m:oMath>
          <m:r>
            <w:rPr>
              <w:rFonts w:ascii="Cambria Math" w:hAnsi="Cambria Math"/>
            </w:rPr>
            <m:t>A</m:t>
          </m:r>
        </m:oMath>
        <w:r w:rsidR="00AC40E0">
          <w:delText xml:space="preserve">. Similarly, for SNPs that influence confounders of </w:delText>
        </w:r>
        <m:oMath>
          <m:r>
            <w:rPr>
              <w:rFonts w:ascii="Cambria Math" w:hAnsi="Cambria Math"/>
            </w:rPr>
            <m:t>A</m:t>
          </m:r>
        </m:oMath>
        <w:r w:rsidR="00AC40E0">
          <w:delText xml:space="preserve"> and </w:delText>
        </w:r>
        <m:oMath>
          <m:r>
            <w:rPr>
              <w:rFonts w:ascii="Cambria Math" w:hAnsi="Cambria Math"/>
            </w:rPr>
            <m:t>B</m:t>
          </m:r>
        </m:oMath>
        <w:r w:rsidR="00AC40E0">
          <w:delText xml:space="preserve"> or those variants that exhibit</w:delText>
        </w:r>
      </w:del>
      <w:ins w:id="116" w:author="Author" w:date="2017-07-29T12:48:00Z">
        <w:r>
          <w:t>outlying instruments are likely to be exhibiting</w:t>
        </w:r>
      </w:ins>
      <w:r>
        <w:t xml:space="preserve"> horizontal pleiotropy</w:t>
      </w:r>
      <w:del w:id="117" w:author="Author" w:date="2017-07-29T12:48:00Z">
        <w:r w:rsidR="00AC40E0">
          <w:delText xml:space="preserve">, </w:delText>
        </w:r>
      </w:del>
      <w:ins w:id="118" w:author="Author" w:date="2017-07-29T12:48:00Z">
        <w:r>
          <w:t xml:space="preserve">. A potential drawback of this approach is that </w:t>
        </w:r>
      </w:ins>
      <w:r>
        <w:t xml:space="preserve">the </w:t>
      </w:r>
      <w:del w:id="119" w:author="Author" w:date="2017-07-29T12:48:00Z">
        <w:r w:rsidR="00AC40E0">
          <w:delText xml:space="preserve">difference in </w:delText>
        </w:r>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oMath>
      </w:del>
      <w:ins w:id="120" w:author="Author" w:date="2017-07-29T12:48:00Z">
        <w:r>
          <w:t xml:space="preserve">outlier SNPs in a summary-set might be </w:t>
        </w:r>
      </w:ins>
      <w:moveFromRangeStart w:id="121" w:author="Author" w:date="2017-07-29T12:48:00Z" w:name="move489095860"/>
      <m:oMath>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oMath>
      <w:moveFrom w:id="122" w:author="Author" w:date="2017-07-29T12:48:00Z">
        <w:r>
          <w:t xml:space="preserve"> and </w:t>
        </w:r>
        <w:commentRangeStart w:id="123"/>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will be reduced, increasing </w:t>
        </w:r>
      </w:moveFrom>
      <w:moveFromRangeEnd w:id="121"/>
      <w:r>
        <w:t xml:space="preserve">the </w:t>
      </w:r>
      <w:del w:id="124" w:author="Author" w:date="2017-07-29T12:48:00Z">
        <w:r w:rsidR="00AC40E0">
          <w:delText>likelihood of the SNP being excluded because the Steiger Z-test is less likely to be significant.</w:delText>
        </w:r>
      </w:del>
      <w:ins w:id="125" w:author="Author" w:date="2017-07-29T12:48:00Z">
        <w:r>
          <w:t xml:space="preserve">only reliable ones. This could arise, for example, for the </w:t>
        </w:r>
        <w:r>
          <w:rPr>
            <w:i/>
          </w:rPr>
          <w:t>CRP</w:t>
        </w:r>
        <w:r>
          <w:t xml:space="preserve"> variant instrumenting C-reactive protein levels (19), or the </w:t>
        </w:r>
        <w:r>
          <w:rPr>
            <w:i/>
          </w:rPr>
          <w:t>SLC2A9</w:t>
        </w:r>
        <w:r>
          <w:t xml:space="preserve"> variant influencing serum urate levels (26).</w:t>
        </w:r>
      </w:ins>
    </w:p>
    <w:p w14:paraId="15AD3821" w14:textId="5639B131" w:rsidR="00AD7651" w:rsidRDefault="005B6599">
      <w:pPr>
        <w:pStyle w:val="BodyText"/>
        <w:rPr>
          <w:ins w:id="126" w:author="Author" w:date="2017-07-29T12:48:00Z"/>
        </w:rPr>
      </w:pPr>
      <w:moveFromRangeStart w:id="127" w:author="Author" w:date="2017-07-29T12:48:00Z" w:name="move489095861"/>
      <w:moveFrom w:id="128" w:author="Author" w:date="2017-07-29T12:48:00Z">
        <w:r>
          <w:t xml:space="preserve">To estimate </w:t>
        </w:r>
        <m:oMath>
          <m:r>
            <w:rPr>
              <w:rFonts w:ascii="Cambria Math" w:hAnsi="Cambria Math"/>
            </w:rPr>
            <m:t>cor(g,x</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if </w:t>
        </w:r>
        <m:oMath>
          <m:r>
            <w:rPr>
              <w:rFonts w:ascii="Cambria Math" w:hAnsi="Cambria Math"/>
            </w:rPr>
            <m:t>x</m:t>
          </m:r>
        </m:oMath>
        <w:r>
          <w:t xml:space="preserve"> is continuous we obtain the F-statistic from the reported p-value and sample size and then </w:t>
        </w:r>
        <m:oMath>
          <m:r>
            <w:rPr>
              <w:rFonts w:ascii="Cambria Math" w:hAnsi="Cambria Math"/>
            </w:rPr>
            <m:t>cor(g,x</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N-2-F</m:t>
              </m:r>
            </m:den>
          </m:f>
        </m:oMath>
        <w:r>
          <w:t xml:space="preserve">. If </w:t>
        </w:r>
        <m:oMath>
          <m:r>
            <w:rPr>
              <w:rFonts w:ascii="Cambria Math" w:hAnsi="Cambria Math"/>
            </w:rPr>
            <m:t>x</m:t>
          </m:r>
        </m:oMath>
        <w:r>
          <w:t xml:space="preserve"> is binary then we estimate the variance of the underlying liability explained by the SNP, </w:t>
        </w:r>
        <m:oMath>
          <m:r>
            <w:rPr>
              <w:rFonts w:ascii="Cambria Math" w:hAnsi="Cambria Math"/>
            </w:rPr>
            <m:t>cor(g,x</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a</m:t>
                  </m:r>
                </m:sub>
              </m:sSub>
            </m:num>
            <m:den>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m:t>
                  </m:r>
                </m:sub>
              </m:sSub>
            </m:den>
          </m:f>
        </m:oMath>
        <w:r>
          <w:t xml:space="preserve">. </w:t>
        </w:r>
        <w:moveFromRangeStart w:id="129" w:author="Author" w:date="2017-07-29T12:48:00Z" w:name="move489095862"/>
        <w:moveFromRangeEnd w:id="127"/>
        <w:r>
          <w:t xml:space="preserve">Here, </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/3</m:t>
          </m:r>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=2</m:t>
          </m:r>
          <m:sSup>
            <m:sSupPr>
              <m:ctrlPr>
                <w:rPr>
                  <w:rFonts w:ascii="Cambria Math" w:hAnsi="Cambria Math"/>
                </w:rPr>
              </m:ctrlPr>
            </m:sSupPr>
            <m:e>
              <m:r>
                <w:rPr>
                  <w:rFonts w:ascii="Cambria Math" w:hAnsi="Cambria Math"/>
                </w:rPr>
                <m:t>β</m:t>
              </m:r>
            </m:e>
            <m:sup>
              <m:r>
                <w:rPr>
                  <w:rFonts w:ascii="Cambria Math" w:hAnsi="Cambria Math"/>
                </w:rPr>
                <m:t>2</m:t>
              </m:r>
            </m:sup>
          </m:sSup>
          <w:moveFromRangeEnd w:id="129"/>
          <w:del w:id="130" w:author="Author" w:date="2017-07-29T12:48:00Z">
            <m:r>
              <w:rPr>
                <w:rFonts w:ascii="Cambria Math" w:hAnsi="Cambria Math"/>
              </w:rPr>
              <m:t>p(1-p)</m:t>
            </m:r>
          </w:del>
        </m:oMath>
        <w:del w:id="131" w:author="Author" w:date="2017-07-29T12:48:00Z">
          <w:r w:rsidR="00AC40E0">
            <w:delText xml:space="preserve">, where </w:delText>
          </w:r>
          <m:oMath>
            <m:r>
              <w:rPr>
                <w:rFonts w:ascii="Cambria Math" w:hAnsi="Cambria Math"/>
              </w:rPr>
              <m:t>β</m:t>
            </m:r>
          </m:oMath>
          <w:r w:rsidR="00AC40E0">
            <w:delText xml:space="preserve"> is the log odds ratio and </w:delText>
          </w:r>
          <m:oMath>
            <m:r>
              <w:rPr>
                <w:rFonts w:ascii="Cambria Math" w:hAnsi="Cambria Math"/>
              </w:rPr>
              <m:t>p</m:t>
            </m:r>
          </m:oMath>
          <w:r w:rsidR="00AC40E0">
            <w:delText xml:space="preserve"> is the allele frequency of the SNP in the population (15). </w:delText>
          </w:r>
          <m:oMath>
            <m:r>
              <w:rPr>
                <w:rFonts w:ascii="Cambria Math" w:hAnsi="Cambria Math"/>
              </w:rPr>
              <m:t>p</m:t>
            </m:r>
          </m:oMath>
          <w:r w:rsidR="00AC40E0">
            <w:delText xml:space="preserve"> can be estimated using the allele frequency of the SNP in an ascertained sample by deriving the </w:delText>
          </w:r>
          <m:oMath>
            <m:r>
              <w:rPr>
                <w:rFonts w:ascii="Cambria Math" w:hAnsi="Cambria Math"/>
              </w:rPr>
              <m:t>2×2</m:t>
            </m:r>
          </m:oMath>
          <w:r w:rsidR="00AC40E0">
            <w:delText xml:space="preserve"> contingency table from the odds ratio </w:delText>
          </w:r>
          <m:oMath>
            <m:sSup>
              <m:sSupPr>
                <m:ctrlPr>
                  <w:rPr>
                    <w:rFonts w:ascii="Cambria Math" w:hAnsi="Cambria Math"/>
                  </w:rPr>
                </m:ctrlPr>
              </m:sSupPr>
              <m:e>
                <m:r>
                  <w:rPr>
                    <w:rFonts w:ascii="Cambria Math" w:hAnsi="Cambria Math"/>
                  </w:rPr>
                  <m:t>e</m:t>
                </m:r>
              </m:e>
              <m:sup>
                <m:r>
                  <w:rPr>
                    <w:rFonts w:ascii="Cambria Math" w:hAnsi="Cambria Math"/>
                  </w:rPr>
                  <m:t>β</m:t>
                </m:r>
              </m:sup>
            </m:sSup>
          </m:oMath>
          <w:r w:rsidR="00AC40E0">
            <w:delText xml:space="preserve">, allele frequency in the ascertained sample </w:delText>
          </w:r>
          <w:r w:rsidR="00AC40E0" w:rsidRPr="00702ECF">
            <w:rPr>
              <w:highlight w:val="yellow"/>
            </w:rPr>
            <w:delText>$p_{cc},</w:delText>
          </w:r>
        </w:del>
        <w:ins w:id="132" w:author="Author" w:date="2017-07-29T12:48:00Z">
          <w:r>
            <w:t xml:space="preserve">To avoid this, we primarily developed </w:t>
          </w:r>
          <w:proofErr w:type="spellStart"/>
          <w:r>
            <w:t>Steiger</w:t>
          </w:r>
          <w:proofErr w:type="spellEnd"/>
          <w:r>
            <w:t xml:space="preserve"> filtering to identify those instruments that are likely to be arising due to reverse cause, but it also has the potential to detect SNPs that are exhibiting horizontal pleiotropy or primarily influencing confounders. Further details are provided in the Online Methods.</w:t>
          </w:r>
        </w:ins>
      </w:moveFrom>
    </w:p>
    <w:p w14:paraId="4CE4F24A" w14:textId="77777777" w:rsidR="001B7121" w:rsidRDefault="005B6599">
      <w:pPr>
        <w:pStyle w:val="BodyText"/>
        <w:rPr>
          <w:del w:id="133" w:author="Author" w:date="2017-07-29T12:48:00Z"/>
        </w:rPr>
      </w:pPr>
      <w:bookmarkStart w:id="134" w:name="competitive-mixture-of-experts"/>
      <w:bookmarkEnd w:id="134"/>
      <w:moveFromRangeStart w:id="135" w:author="Author" w:date="2017-07-29T12:48:00Z" w:name="move489095863"/>
      <w:moveFrom w:id="136" w:author="Author" w:date="2017-07-29T12:48:00Z">
        <w:r>
          <w:t xml:space="preserve"> and number of cases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controls </w:t>
        </w:r>
        <m:oMath>
          <m:sSub>
            <m:sSubPr>
              <m:ctrlPr>
                <w:rPr>
                  <w:rFonts w:ascii="Cambria Math" w:hAnsi="Cambria Math"/>
                </w:rPr>
              </m:ctrlPr>
            </m:sSubPr>
            <m:e>
              <m:r>
                <w:rPr>
                  <w:rFonts w:ascii="Cambria Math" w:hAnsi="Cambria Math"/>
                </w:rPr>
                <m:t>N</m:t>
              </m:r>
            </m:e>
            <m:sub>
              <m:r>
                <w:rPr>
                  <w:rFonts w:ascii="Cambria Math" w:hAnsi="Cambria Math"/>
                </w:rPr>
                <m:t>0</m:t>
              </m:r>
            </m:sub>
          </m:sSub>
        </m:oMath>
        <w:r>
          <w:t xml:space="preserve">. </w:t>
        </w:r>
      </w:moveFrom>
      <w:moveFromRangeEnd w:id="135"/>
      <w:del w:id="137" w:author="Author" w:date="2017-07-29T12:48:00Z">
        <w:r w:rsidR="00AC40E0">
          <w:delText xml:space="preserve">We exclude any SNPs that do not have the correct causal direction for the hypothesis, and do not have Steiger test </w:delText>
        </w:r>
        <m:oMath>
          <m:r>
            <w:rPr>
              <w:rFonts w:ascii="Cambria Math" w:hAnsi="Cambria Math"/>
            </w:rPr>
            <m:t>p&lt;0.05</m:t>
          </m:r>
        </m:oMath>
        <w:r w:rsidR="00AC40E0">
          <w:delText>.</w:delText>
        </w:r>
      </w:del>
    </w:p>
    <w:p w14:paraId="314EFC7E" w14:textId="062FE49E" w:rsidR="00AD7651" w:rsidRDefault="005B6599">
      <w:pPr>
        <w:pStyle w:val="Heading3"/>
      </w:pPr>
      <w:commentRangeStart w:id="138"/>
      <w:r>
        <w:t>Competitive mixture of experts</w:t>
      </w:r>
      <w:commentRangeEnd w:id="123"/>
      <w:r w:rsidR="003A77F4">
        <w:rPr>
          <w:rStyle w:val="CommentReference"/>
          <w:rFonts w:asciiTheme="minorHAnsi" w:eastAsiaTheme="minorHAnsi" w:hAnsiTheme="minorHAnsi" w:cstheme="minorBidi"/>
          <w:b w:val="0"/>
          <w:bCs w:val="0"/>
          <w:color w:val="auto"/>
        </w:rPr>
        <w:commentReference w:id="123"/>
      </w:r>
      <w:commentRangeEnd w:id="138"/>
      <w:r w:rsidR="00C674E1">
        <w:rPr>
          <w:rStyle w:val="CommentReference"/>
          <w:rFonts w:asciiTheme="minorHAnsi" w:eastAsiaTheme="minorHAnsi" w:hAnsiTheme="minorHAnsi" w:cstheme="minorBidi"/>
          <w:b w:val="0"/>
          <w:bCs w:val="0"/>
          <w:color w:val="auto"/>
        </w:rPr>
        <w:commentReference w:id="138"/>
      </w:r>
    </w:p>
    <w:p w14:paraId="3E393195" w14:textId="77777777" w:rsidR="00AD7651" w:rsidRDefault="005B6599">
      <w:pPr>
        <w:pStyle w:val="FirstParagraph"/>
      </w:pPr>
      <w:r>
        <w:t xml:space="preserve">We consider the 14 MR methods described above, for which instruments can be supplied using two instrument selection strategies, leading to 28 methods in total (Supplementary table 2). In the context of this analysis, each method is considered to be an 'expert', taking a </w:t>
      </w:r>
      <w:r>
        <w:lastRenderedPageBreak/>
        <w:t>set of SNP-exposure and SNP-outcome effect sizes and their standard errors as inputs. Our objective is to select the expert most likely to be correct for a specific MR analysis.</w:t>
      </w:r>
      <w:ins w:id="139" w:author="Author" w:date="2017-07-29T12:48:00Z">
        <w:r>
          <w:t xml:space="preserve"> An overview of the approach is shown in Figure 2.</w:t>
        </w:r>
      </w:ins>
    </w:p>
    <w:p w14:paraId="333009BB" w14:textId="305218E8" w:rsidR="00AD7651" w:rsidRDefault="005B6599">
      <w:pPr>
        <w:pStyle w:val="BodyText"/>
      </w:pPr>
      <w:r>
        <w:t xml:space="preserve">The mixture of </w:t>
      </w:r>
      <w:proofErr w:type="gramStart"/>
      <w:r>
        <w:t>experts</w:t>
      </w:r>
      <w:proofErr w:type="gramEnd"/>
      <w:r>
        <w:t xml:space="preserve"> method is a machine learning approach (</w:t>
      </w:r>
      <w:del w:id="140" w:author="Author" w:date="2017-07-29T12:48:00Z">
        <w:r w:rsidR="00AC40E0">
          <w:delText>16</w:delText>
        </w:r>
      </w:del>
      <w:ins w:id="141" w:author="Author" w:date="2017-07-29T12:48:00Z">
        <w:r>
          <w:t>27</w:t>
        </w:r>
      </w:ins>
      <w:r>
        <w:t xml:space="preserve">) which seeks to divide a parameter space into subdomains, such that a particular expert is used primarily for problems that reside in a subdomain most suited to that expert. In this case our objective is to identify characteristics of the SNP-exposure and SNP-outcome associations for which one specific MR method is most likely to yield highest statistical power for non-null associations, and lowest false discovery rates for null associations. This involves creating a 'gating function', whose purpose is to decide which expert to use for a specific MR analysis, given the parameter space that is occupied by that </w:t>
      </w:r>
      <w:del w:id="142" w:author="Author" w:date="2017-07-29T12:48:00Z">
        <w:r w:rsidR="00AC40E0">
          <w:delText>dataset</w:delText>
        </w:r>
      </w:del>
      <w:ins w:id="143" w:author="Author" w:date="2017-07-29T12:48:00Z">
        <w:r>
          <w:t>summary-set</w:t>
        </w:r>
      </w:ins>
      <w:r>
        <w:t xml:space="preserve">. </w:t>
      </w:r>
      <w:commentRangeStart w:id="144"/>
      <w:r>
        <w:t>The metrics are a mixture of regression diagnostics and are described in Supplementary table 3.</w:t>
      </w:r>
      <w:commentRangeEnd w:id="144"/>
      <w:r w:rsidR="00F51097">
        <w:rPr>
          <w:rStyle w:val="CommentReference"/>
        </w:rPr>
        <w:commentReference w:id="144"/>
      </w:r>
    </w:p>
    <w:p w14:paraId="71432D86" w14:textId="77777777" w:rsidR="001B7121" w:rsidRDefault="005B6599">
      <w:pPr>
        <w:pStyle w:val="BodyText"/>
        <w:rPr>
          <w:del w:id="145" w:author="Author" w:date="2017-07-29T12:48:00Z"/>
        </w:rPr>
      </w:pPr>
      <w:r>
        <w:t xml:space="preserve">The gating function needs to be trained using data for which the true causal effect is known, and to this end we generated </w:t>
      </w:r>
      <w:proofErr w:type="gramStart"/>
      <w:r>
        <w:t>a large number of</w:t>
      </w:r>
      <w:proofErr w:type="gramEnd"/>
      <w:r>
        <w:t xml:space="preserve"> simulated </w:t>
      </w:r>
      <w:del w:id="146" w:author="Author" w:date="2017-07-29T12:48:00Z">
        <w:r w:rsidR="00AC40E0">
          <w:delText>datasets</w:delText>
        </w:r>
      </w:del>
      <w:ins w:id="147" w:author="Author" w:date="2017-07-29T12:48:00Z">
        <w:r>
          <w:t>summary-sets</w:t>
        </w:r>
      </w:ins>
      <w:r>
        <w:t xml:space="preserve">. We trained the gating function using random forest learning algorithms that seek to identify sectors of the parameter space that are most likely to return accurate estimates for a particular expert. Figure 2a illustrates how the gating function is trained using simulated data. New </w:t>
      </w:r>
      <w:del w:id="148" w:author="Author" w:date="2017-07-29T12:48:00Z">
        <w:r w:rsidR="00AC40E0">
          <w:delText>datasets</w:delText>
        </w:r>
      </w:del>
      <w:ins w:id="149" w:author="Author" w:date="2017-07-29T12:48:00Z">
        <w:r>
          <w:t>summary-sets</w:t>
        </w:r>
      </w:ins>
      <w:r>
        <w:t xml:space="preserve"> can then be applied to the trained mixture of experts (MoE) model (Figure 2b). We call this implementation MR-MoE 1.0.</w:t>
      </w:r>
    </w:p>
    <w:p w14:paraId="35A1F0A8" w14:textId="77777777" w:rsidR="00855031" w:rsidRDefault="00855031">
      <w:pPr>
        <w:pStyle w:val="BodyText"/>
        <w:rPr>
          <w:del w:id="150" w:author="Author" w:date="2017-07-29T12:48:00Z"/>
        </w:rPr>
      </w:pPr>
      <w:del w:id="151" w:author="Author" w:date="2017-07-29T12:48:00Z">
        <w:r>
          <w:delText>It should be noted that in the original hierarchical mixture of experts approach of (16</w:delText>
        </w:r>
      </w:del>
      <w:ins w:id="152" w:author="Author" w:date="2017-07-29T12:48:00Z">
        <w:r w:rsidR="005B6599">
          <w:t xml:space="preserve"> Full details are provided in the Online Methods. </w:t>
        </w:r>
      </w:ins>
      <w:moveFromRangeStart w:id="153" w:author="Author" w:date="2017-07-29T12:48:00Z" w:name="move489095864"/>
      <w:moveFrom w:id="154" w:author="Author" w:date="2017-07-29T12:48:00Z">
        <w:r w:rsidR="005B6599">
          <w:t xml:space="preserve">) the gating function and the experts share the same input space and are trained simultaneously using expectation-maximisation. In our approach the gating function is defined over a separate input space consisting of the parameter space of the experts, and is trained separately in a supervised setting using simulated data. </w:t>
        </w:r>
      </w:moveFrom>
      <w:moveFromRangeEnd w:id="153"/>
      <w:del w:id="155" w:author="Author" w:date="2017-07-29T12:48:00Z">
        <w:r>
          <w:delText xml:space="preserve">As such our MR-MoE approach fits the framework of </w:delText>
        </w:r>
        <w:r w:rsidRPr="004012E0">
          <w:rPr>
            <w:i/>
          </w:rPr>
          <w:delText>meta-learning</w:delText>
        </w:r>
        <w:r w:rsidR="005E7911">
          <w:rPr>
            <w:i/>
          </w:rPr>
          <w:delText xml:space="preserve"> </w:delText>
        </w:r>
        <w:r>
          <w:delText xml:space="preserve"> (</w:delText>
        </w:r>
        <w:commentRangeStart w:id="156"/>
        <w:r>
          <w:delText>citations</w:delText>
        </w:r>
        <w:commentRangeEnd w:id="156"/>
        <w:r w:rsidR="004012E0">
          <w:rPr>
            <w:rStyle w:val="CommentReference"/>
          </w:rPr>
          <w:commentReference w:id="156"/>
        </w:r>
        <w:r>
          <w:delText xml:space="preserve">) where </w:delText>
        </w:r>
        <w:r w:rsidR="00475649">
          <w:delText>machine learning methods are applied</w:delText>
        </w:r>
        <w:r w:rsidR="0024065E">
          <w:delText xml:space="preserve"> at the ‘meta-level’</w:delText>
        </w:r>
        <w:r w:rsidR="00475649">
          <w:delText xml:space="preserve"> to </w:delText>
        </w:r>
        <w:r w:rsidR="006A1D10">
          <w:delText>analyse the results of machine learning experiments</w:delText>
        </w:r>
        <w:r w:rsidR="0024065E">
          <w:delText xml:space="preserve"> at the ‘base-level’</w:delText>
        </w:r>
        <w:r w:rsidR="006A1D10">
          <w:delText xml:space="preserve">, in order to be able to understand </w:delText>
        </w:r>
        <w:r w:rsidR="00281D82">
          <w:delText xml:space="preserve">and model the capabilities of </w:delText>
        </w:r>
        <w:r>
          <w:delText xml:space="preserve"> </w:delText>
        </w:r>
        <w:r w:rsidR="00281D82">
          <w:delText xml:space="preserve">each expert and recommend which expert should be applied in </w:delText>
        </w:r>
        <w:r w:rsidR="0024065E">
          <w:delText xml:space="preserve">to a given problem. From this perspective the </w:delText>
        </w:r>
        <w:r w:rsidR="004012E0">
          <w:delText xml:space="preserve">14 MR methods are the base-models, the </w:delText>
        </w:r>
        <w:r w:rsidR="0024065E">
          <w:delText xml:space="preserve">gating function is the meta-model, </w:delText>
        </w:r>
        <w:r w:rsidR="004012E0">
          <w:delText xml:space="preserve">and </w:delText>
        </w:r>
        <w:r w:rsidR="0024065E">
          <w:delText xml:space="preserve">its meta-features </w:delText>
        </w:r>
        <w:r w:rsidR="004012E0">
          <w:delText xml:space="preserve">are the parameters of the MR methods. </w:delText>
        </w:r>
      </w:del>
    </w:p>
    <w:p w14:paraId="3EE3651B" w14:textId="77777777" w:rsidR="00AD7651" w:rsidRDefault="005B6599">
      <w:pPr>
        <w:pStyle w:val="BodyText"/>
      </w:pPr>
      <w:moveFromRangeStart w:id="157" w:author="Author" w:date="2017-07-29T12:48:00Z" w:name="move489095865"/>
      <w:moveFrom w:id="158" w:author="Author" w:date="2017-07-29T12:48:00Z">
        <w:r>
          <w:rPr>
            <w:b/>
          </w:rPr>
          <w:t>Training and testing simulations</w:t>
        </w:r>
      </w:moveFrom>
    </w:p>
    <w:moveFromRangeEnd w:id="157"/>
    <w:p w14:paraId="10DD9EE9" w14:textId="77777777" w:rsidR="00AD7651" w:rsidRDefault="00AC40E0">
      <w:pPr>
        <w:pStyle w:val="BodyText"/>
      </w:pPr>
      <w:del w:id="159" w:author="Author" w:date="2017-07-29T12:48:00Z">
        <w:r>
          <w:delText xml:space="preserve">The MoE is trained using datasets generated from simulations (Figure 2a). A </w:delText>
        </w:r>
        <w:r>
          <w:rPr>
            <w:i/>
          </w:rPr>
          <w:delText>dataset</w:delText>
        </w:r>
        <w:r>
          <w:delText xml:space="preserve"> is the minimum data required to perform 2SMR analysis - four columns comprising the SNP-exposure and SNP-outcome effects and standard errors, and rows corresponding to each SNP that is used as an instrument for the exposure. This </w:delText>
        </w:r>
        <w:r>
          <w:rPr>
            <w:i/>
          </w:rPr>
          <w:delText>dataset</w:delText>
        </w:r>
        <w:r>
          <w:delText xml:space="preserve"> can be fed into any of the 28 experts to obtain MR causal effects. The simulations used to generate these datasets</w:delText>
        </w:r>
      </w:del>
      <w:moveFromRangeStart w:id="160" w:author="Author" w:date="2017-07-29T12:48:00Z" w:name="move489095866"/>
      <w:moveFrom w:id="161" w:author="Author" w:date="2017-07-29T12:48:00Z">
        <w:r w:rsidR="005B6599">
          <w:t xml:space="preserve"> seek to cover a range of pleiotropic scenarios, including where some proportion of SNPs exhibit directional or balanced horizontal pleiotropy, or where SNPs influence confounding variables.</w:t>
        </w:r>
      </w:moveFrom>
    </w:p>
    <w:p w14:paraId="4579D456" w14:textId="77777777" w:rsidR="001B7121" w:rsidRDefault="005B6599">
      <w:pPr>
        <w:pStyle w:val="BodyText"/>
        <w:rPr>
          <w:del w:id="162" w:author="Author" w:date="2017-07-29T12:48:00Z"/>
        </w:rPr>
      </w:pPr>
      <w:moveFrom w:id="163" w:author="Author" w:date="2017-07-29T12:48:00Z">
        <w:r>
          <w:t xml:space="preserve">We simulate two individual level datasets for which there are </w:t>
        </w:r>
        <m:oMath>
          <m:sSub>
            <m:sSubPr>
              <m:ctrlPr>
                <w:rPr>
                  <w:rFonts w:ascii="Cambria Math" w:hAnsi="Cambria Math"/>
                </w:rPr>
              </m:ctrlPr>
            </m:sSubPr>
            <m:e>
              <m:r>
                <w:rPr>
                  <w:rFonts w:ascii="Cambria Math" w:hAnsi="Cambria Math"/>
                </w:rPr>
                <m:t>N</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y</m:t>
              </m:r>
            </m:sub>
          </m:sSub>
        </m:oMath>
        <w:r>
          <w:t xml:space="preserve"> samples, and </w:t>
        </w:r>
        <m:oMath>
          <m:r>
            <w:rPr>
              <w:rFonts w:ascii="Cambria Math" w:hAnsi="Cambria Math"/>
            </w:rPr>
            <m:t>M</m:t>
          </m:r>
        </m:oMath>
        <w:r>
          <w:t xml:space="preserve"> SNPs, where each SNP has effect allele frequency of </w:t>
        </w:r>
        <w:moveFromRangeEnd w:id="160"/>
        <m:oMath>
          <m:sSub>
            <m:sSubPr>
              <m:ctrlPr>
                <w:del w:id="164" w:author="Author" w:date="2017-07-29T12:48:00Z">
                  <w:rPr>
                    <w:rFonts w:ascii="Cambria Math" w:hAnsi="Cambria Math"/>
                  </w:rPr>
                </w:del>
              </m:ctrlPr>
            </m:sSubPr>
            <m:e>
              <w:del w:id="165" w:author="Author" w:date="2017-07-29T12:48:00Z">
                <m:r>
                  <w:rPr>
                    <w:rFonts w:ascii="Cambria Math" w:hAnsi="Cambria Math"/>
                  </w:rPr>
                  <m:t>p</m:t>
                </m:r>
              </w:del>
            </m:e>
            <m:sub>
              <w:del w:id="166" w:author="Author" w:date="2017-07-29T12:48:00Z">
                <m:r>
                  <w:rPr>
                    <w:rFonts w:ascii="Cambria Math" w:hAnsi="Cambria Math"/>
                  </w:rPr>
                  <m:t>m</m:t>
                </m:r>
              </w:del>
            </m:sub>
          </m:sSub>
          <w:moveFromRangeStart w:id="167" w:author="Author" w:date="2017-07-29T12:48:00Z" w:name="move489095867"/>
          <m:r>
            <w:rPr>
              <w:rFonts w:ascii="Cambria Math" w:hAnsi="Cambria Math"/>
            </w:rPr>
            <m:t>∼U(0.05,0.95)</m:t>
          </m:r>
        </m:oMath>
        <w:moveFrom w:id="168" w:author="Author" w:date="2017-07-29T12:48:00Z">
          <w:r>
            <w:t xml:space="preserve">. </w:t>
          </w:r>
        </w:moveFrom>
        <w:moveFromRangeEnd w:id="167"/>
        <w:del w:id="169" w:author="Author" w:date="2017-07-29T12:48:00Z">
          <w:r w:rsidR="00AC40E0">
            <w:delText xml:space="preserve">These datasets are used to obtain the SNP effects for the exposure trait </w:delText>
          </w:r>
          <m:oMath>
            <m:r>
              <w:rPr>
                <w:rFonts w:ascii="Cambria Math" w:hAnsi="Cambria Math"/>
              </w:rPr>
              <m:t>x</m:t>
            </m:r>
          </m:oMath>
          <w:r w:rsidR="00AC40E0">
            <w:delText xml:space="preserve"> and the outcome trait </w:delText>
          </w:r>
          <m:oMath>
            <m:r>
              <w:rPr>
                <w:rFonts w:ascii="Cambria Math" w:hAnsi="Cambria Math"/>
              </w:rPr>
              <m:t>y</m:t>
            </m:r>
          </m:oMath>
          <w:r w:rsidR="00AC40E0">
            <w:delText>, respectively, using the following sampling criteria:</w:delText>
          </w:r>
        </w:del>
      </w:moveFrom>
    </w:p>
    <w:moveFromRangeStart w:id="170" w:author="Author" w:date="2017-07-29T12:48:00Z" w:name="move489095868"/>
    <w:p w14:paraId="6DD3B2D8"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x</m:t>
                    </m:r>
                  </m:sub>
                </m:sSub>
              </m:e>
              <m:e>
                <m:r>
                  <w:rPr>
                    <w:rFonts w:ascii="Cambria Math" w:hAnsi="Cambria Math"/>
                  </w:rPr>
                  <m:t>={20000,...,500000}</m:t>
                </m:r>
              </m:e>
            </m:mr>
            <m:mr>
              <m:e>
                <m:sSub>
                  <m:sSubPr>
                    <m:ctrlPr>
                      <w:rPr>
                        <w:rFonts w:ascii="Cambria Math" w:hAnsi="Cambria Math"/>
                      </w:rPr>
                    </m:ctrlPr>
                  </m:sSubPr>
                  <m:e>
                    <m:r>
                      <w:rPr>
                        <w:rFonts w:ascii="Cambria Math" w:hAnsi="Cambria Math"/>
                      </w:rPr>
                      <m:t>N</m:t>
                    </m:r>
                  </m:e>
                  <m:sub>
                    <m:r>
                      <w:rPr>
                        <w:rFonts w:ascii="Cambria Math" w:hAnsi="Cambria Math"/>
                      </w:rPr>
                      <m:t>y</m:t>
                    </m:r>
                  </m:sub>
                </m:sSub>
              </m:e>
              <m:e>
                <m:r>
                  <w:rPr>
                    <w:rFonts w:ascii="Cambria Math" w:hAnsi="Cambria Math"/>
                  </w:rPr>
                  <m:t>={20000,...,500000}</m:t>
                </m:r>
              </m:e>
            </m:mr>
            <m:mr>
              <m:e>
                <m:r>
                  <w:rPr>
                    <w:rFonts w:ascii="Cambria Math" w:hAnsi="Cambria Math"/>
                  </w:rPr>
                  <m:t>K</m:t>
                </m:r>
              </m:e>
              <m:e>
                <m:r>
                  <w:rPr>
                    <w:rFonts w:ascii="Cambria Math" w:hAnsi="Cambria Math"/>
                  </w:rPr>
                  <m:t>={0,...,10}</m:t>
                </m:r>
              </m:e>
            </m:mr>
            <m:mr>
              <m:e>
                <m:sSub>
                  <m:sSubPr>
                    <m:ctrlPr>
                      <w:rPr>
                        <w:rFonts w:ascii="Cambria Math" w:hAnsi="Cambria Math"/>
                      </w:rPr>
                    </m:ctrlPr>
                  </m:sSubPr>
                  <m:e>
                    <m:r>
                      <w:rPr>
                        <w:rFonts w:ascii="Cambria Math" w:hAnsi="Cambria Math"/>
                      </w:rPr>
                      <m:t>M</m:t>
                    </m:r>
                  </m:e>
                  <m:sub>
                    <m:r>
                      <w:rPr>
                        <w:rFonts w:ascii="Cambria Math" w:hAnsi="Cambria Math"/>
                      </w:rPr>
                      <m:t>x</m:t>
                    </m:r>
                  </m:sub>
                </m:sSub>
              </m:e>
              <m:e>
                <m:r>
                  <w:rPr>
                    <w:rFonts w:ascii="Cambria Math" w:hAnsi="Cambria Math"/>
                  </w:rPr>
                  <m:t>={1,...,200}</m:t>
                </m:r>
              </m:e>
            </m:mr>
            <m:mr>
              <m:e>
                <m:sSub>
                  <m:sSubPr>
                    <m:ctrlPr>
                      <w:rPr>
                        <w:rFonts w:ascii="Cambria Math" w:hAnsi="Cambria Math"/>
                      </w:rPr>
                    </m:ctrlPr>
                  </m:sSubPr>
                  <m:e>
                    <m:r>
                      <w:rPr>
                        <w:rFonts w:ascii="Cambria Math" w:hAnsi="Cambria Math"/>
                      </w:rPr>
                      <m:t>M</m:t>
                    </m:r>
                  </m:e>
                  <m:sub>
                    <m:r>
                      <w:rPr>
                        <w:rFonts w:ascii="Cambria Math" w:hAnsi="Cambria Math"/>
                      </w:rPr>
                      <m:t>y</m:t>
                    </m:r>
                  </m:sub>
                </m:sSub>
              </m:e>
              <m:e>
                <m:r>
                  <w:rPr>
                    <w:rFonts w:ascii="Cambria Math" w:hAnsi="Cambria Math"/>
                  </w:rPr>
                  <m:t>={1,...,200}</m:t>
                </m:r>
              </m:e>
            </m:mr>
            <m:mr>
              <m:e>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u</m:t>
                        </m:r>
                      </m:e>
                      <m:sub>
                        <m:r>
                          <w:rPr>
                            <w:rFonts w:ascii="Cambria Math" w:hAnsi="Cambria Math"/>
                          </w:rPr>
                          <m:t>k</m:t>
                        </m:r>
                      </m:sub>
                    </m:sSub>
                  </m:sub>
                </m:sSub>
              </m:e>
              <m:e>
                <m:r>
                  <w:rPr>
                    <w:rFonts w:ascii="Cambria Math" w:hAnsi="Cambria Math"/>
                  </w:rPr>
                  <m:t>={5,...,30}</m:t>
                </m:r>
              </m:e>
            </m:mr>
          </m:m>
        </m:oMath>
      </m:oMathPara>
    </w:p>
    <w:p w14:paraId="6D80ECDF" w14:textId="77777777" w:rsidR="00AD7651" w:rsidRDefault="005B6599">
      <w:pPr>
        <w:pStyle w:val="FirstParagraph"/>
      </w:pPr>
      <w:moveFrom w:id="171" w:author="Author" w:date="2017-07-29T12:48:00Z">
        <w:r>
          <w:t xml:space="preserve">The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u</m:t>
                  </m:r>
                </m:e>
                <m:sub>
                  <m:r>
                    <w:rPr>
                      <w:rFonts w:ascii="Cambria Math" w:hAnsi="Cambria Math"/>
                    </w:rPr>
                    <m:t>k</m:t>
                  </m:r>
                </m:sub>
              </m:sSub>
            </m:sub>
          </m:sSub>
        </m:oMath>
        <w:r>
          <w:t xml:space="preserve"> SNPs can influence </w:t>
        </w:r>
        <m:oMath>
          <m:r>
            <w:rPr>
              <w:rFonts w:ascii="Cambria Math" w:hAnsi="Cambria Math"/>
            </w:rPr>
            <m:t>x</m:t>
          </m:r>
        </m:oMath>
        <w:r>
          <w:t xml:space="preserve"> directly, </w:t>
        </w:r>
        <m:oMath>
          <m:r>
            <w:rPr>
              <w:rFonts w:ascii="Cambria Math" w:hAnsi="Cambria Math"/>
            </w:rPr>
            <m:t>y</m:t>
          </m:r>
        </m:oMath>
        <w:r>
          <w:t xml:space="preserve"> directly, or some number of confounders </w:t>
        </w:r>
        <m:oMath>
          <m:sSub>
            <m:sSubPr>
              <m:ctrlPr>
                <w:rPr>
                  <w:rFonts w:ascii="Cambria Math" w:hAnsi="Cambria Math"/>
                </w:rPr>
              </m:ctrlPr>
            </m:sSubPr>
            <m:e>
              <m:r>
                <w:rPr>
                  <w:rFonts w:ascii="Cambria Math" w:hAnsi="Cambria Math"/>
                </w:rPr>
                <m:t>u</m:t>
              </m:r>
            </m:e>
            <m:sub>
              <m:r>
                <w:rPr>
                  <w:rFonts w:ascii="Cambria Math" w:hAnsi="Cambria Math"/>
                </w:rPr>
                <m:t>k</m:t>
              </m:r>
            </m:sub>
          </m:sSub>
        </m:oMath>
        <w:r>
          <w:t xml:space="preserve"> directly. Phenotypes for </w:t>
        </w:r>
        <m:oMath>
          <m:r>
            <w:rPr>
              <w:rFonts w:ascii="Cambria Math" w:hAnsi="Cambria Math"/>
            </w:rPr>
            <m:t>x</m:t>
          </m:r>
        </m:oMath>
        <w:r>
          <w:t xml:space="preserve"> and </w:t>
        </w:r>
        <m:oMath>
          <m:r>
            <w:rPr>
              <w:rFonts w:ascii="Cambria Math" w:hAnsi="Cambria Math"/>
            </w:rPr>
            <m:t>y</m:t>
          </m:r>
        </m:oMath>
        <w:r>
          <w:t xml:space="preserve"> are constructed using</w:t>
        </w:r>
      </w:moveFrom>
    </w:p>
    <w:p w14:paraId="060C1024" w14:textId="77777777" w:rsidR="00AD7651" w:rsidRDefault="005B6599">
      <w:pPr>
        <w:pStyle w:val="BodyText"/>
      </w:pPr>
      <m:oMathPara>
        <m:oMathParaPr>
          <m:jc m:val="center"/>
        </m:oMathParaPr>
        <m:oMath>
          <m:r>
            <w:rPr>
              <w:rFonts w:ascii="Cambria Math" w:hAnsi="Cambria Math"/>
            </w:rPr>
            <m:t>x=</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M</m:t>
                  </m:r>
                </m:e>
                <m:sub>
                  <m:r>
                    <w:rPr>
                      <w:rFonts w:ascii="Cambria Math" w:hAnsi="Cambria Math"/>
                    </w:rPr>
                    <m:t>x</m:t>
                  </m:r>
                </m:sub>
              </m:sSub>
            </m:sup>
            <m:e>
              <m:sSub>
                <m:sSubPr>
                  <m:ctrlPr>
                    <w:rPr>
                      <w:rFonts w:ascii="Cambria Math" w:hAnsi="Cambria Math"/>
                    </w:rPr>
                  </m:ctrlPr>
                </m:sSubPr>
                <m:e>
                  <m:r>
                    <w:rPr>
                      <w:rFonts w:ascii="Cambria Math" w:hAnsi="Cambria Math"/>
                    </w:rPr>
                    <m:t>β</m:t>
                  </m:r>
                </m:e>
                <m:sub>
                  <m:r>
                    <w:rPr>
                      <w:rFonts w:ascii="Cambria Math" w:hAnsi="Cambria Math"/>
                    </w:rPr>
                    <m:t>gx,x,i</m:t>
                  </m:r>
                </m:sub>
              </m:sSub>
              <m:sSub>
                <m:sSubPr>
                  <m:ctrlPr>
                    <w:rPr>
                      <w:rFonts w:ascii="Cambria Math" w:hAnsi="Cambria Math"/>
                    </w:rPr>
                  </m:ctrlPr>
                </m:sSubPr>
                <m:e>
                  <m:r>
                    <w:rPr>
                      <w:rFonts w:ascii="Cambria Math" w:hAnsi="Cambria Math"/>
                    </w:rPr>
                    <m:t>g</m:t>
                  </m:r>
                </m:e>
                <m:sub>
                  <m:r>
                    <w:rPr>
                      <w:rFonts w:ascii="Cambria Math" w:hAnsi="Cambria Math"/>
                    </w:rPr>
                    <m:t>x,i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m:t>
              </m:r>
            </m:sub>
            <m:sup>
              <m:sSub>
                <m:sSubPr>
                  <m:ctrlPr>
                    <w:rPr>
                      <w:rFonts w:ascii="Cambria Math" w:hAnsi="Cambria Math"/>
                    </w:rPr>
                  </m:ctrlPr>
                </m:sSubPr>
                <m:e>
                  <m:r>
                    <w:rPr>
                      <w:rFonts w:ascii="Cambria Math" w:hAnsi="Cambria Math"/>
                    </w:rPr>
                    <m:t>M</m:t>
                  </m:r>
                </m:e>
                <m:sub>
                  <m:r>
                    <w:rPr>
                      <w:rFonts w:ascii="Cambria Math" w:hAnsi="Cambria Math"/>
                    </w:rPr>
                    <m:t>y</m:t>
                  </m:r>
                </m:sub>
              </m:sSub>
            </m:sup>
            <m:e>
              <m:sSub>
                <m:sSubPr>
                  <m:ctrlPr>
                    <w:rPr>
                      <w:rFonts w:ascii="Cambria Math" w:hAnsi="Cambria Math"/>
                    </w:rPr>
                  </m:ctrlPr>
                </m:sSubPr>
                <m:e>
                  <m:r>
                    <w:rPr>
                      <w:rFonts w:ascii="Cambria Math" w:hAnsi="Cambria Math"/>
                    </w:rPr>
                    <m:t>β</m:t>
                  </m:r>
                </m:e>
                <m:sub>
                  <m:r>
                    <w:rPr>
                      <w:rFonts w:ascii="Cambria Math" w:hAnsi="Cambria Math"/>
                    </w:rPr>
                    <m:t>gy,x,j</m:t>
                  </m:r>
                </m:sub>
              </m:sSub>
              <m:sSub>
                <m:sSubPr>
                  <m:ctrlPr>
                    <w:rPr>
                      <w:rFonts w:ascii="Cambria Math" w:hAnsi="Cambria Math"/>
                    </w:rPr>
                  </m:ctrlPr>
                </m:sSubPr>
                <m:e>
                  <m:r>
                    <w:rPr>
                      <w:rFonts w:ascii="Cambria Math" w:hAnsi="Cambria Math"/>
                    </w:rPr>
                    <m:t>g</m:t>
                  </m:r>
                </m:e>
                <m:sub>
                  <m:r>
                    <w:rPr>
                      <w:rFonts w:ascii="Cambria Math" w:hAnsi="Cambria Math"/>
                    </w:rPr>
                    <m:t>y,j</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ux,k</m:t>
                  </m:r>
                </m:sub>
              </m:sSub>
              <m:sSub>
                <m:sSubPr>
                  <m:ctrlPr>
                    <w:rPr>
                      <w:rFonts w:ascii="Cambria Math" w:hAnsi="Cambria Math"/>
                    </w:rPr>
                  </m:ctrlPr>
                </m:sSubPr>
                <m:e>
                  <m:r>
                    <w:rPr>
                      <w:rFonts w:ascii="Cambria Math" w:hAnsi="Cambria Math"/>
                    </w:rPr>
                    <m:t>u</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x</m:t>
              </m:r>
            </m:sub>
          </m:sSub>
        </m:oMath>
      </m:oMathPara>
    </w:p>
    <w:p w14:paraId="17D3E290" w14:textId="77777777" w:rsidR="00AD7651" w:rsidRDefault="005B6599">
      <w:pPr>
        <w:pStyle w:val="FirstParagraph"/>
      </w:pPr>
      <w:moveFrom w:id="172" w:author="Author" w:date="2017-07-29T12:48:00Z">
        <w:r>
          <w:t xml:space="preserve">where </w:t>
        </w:r>
        <m:oMath>
          <m:sSub>
            <m:sSubPr>
              <m:ctrlPr>
                <w:rPr>
                  <w:rFonts w:ascii="Cambria Math" w:hAnsi="Cambria Math"/>
                </w:rPr>
              </m:ctrlPr>
            </m:sSubPr>
            <m:e>
              <m:r>
                <w:rPr>
                  <w:rFonts w:ascii="Cambria Math" w:hAnsi="Cambria Math"/>
                </w:rPr>
                <m:t>β</m:t>
              </m:r>
            </m:e>
            <m:sub>
              <m:r>
                <w:rPr>
                  <w:rFonts w:ascii="Cambria Math" w:hAnsi="Cambria Math"/>
                </w:rPr>
                <m:t>gx,x</m:t>
              </m:r>
            </m:sub>
          </m:sSub>
        </m:oMath>
        <w:r>
          <w:t xml:space="preserve"> is the vector of effects of each of the </w:t>
        </w:r>
        <m:oMath>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SNPs that influence </w:t>
        </w:r>
        <m:oMath>
          <m:r>
            <w:rPr>
              <w:rFonts w:ascii="Cambria Math" w:hAnsi="Cambria Math"/>
            </w:rPr>
            <m:t>x</m:t>
          </m:r>
        </m:oMath>
        <w:r>
          <w:t xml:space="preserve"> primarily, </w:t>
        </w:r>
        <m:oMath>
          <m:sSub>
            <m:sSubPr>
              <m:ctrlPr>
                <w:rPr>
                  <w:rFonts w:ascii="Cambria Math" w:hAnsi="Cambria Math"/>
                </w:rPr>
              </m:ctrlPr>
            </m:sSubPr>
            <m:e>
              <m:r>
                <w:rPr>
                  <w:rFonts w:ascii="Cambria Math" w:hAnsi="Cambria Math"/>
                </w:rPr>
                <m:t>β</m:t>
              </m:r>
            </m:e>
            <m:sub>
              <m:r>
                <w:rPr>
                  <w:rFonts w:ascii="Cambria Math" w:hAnsi="Cambria Math"/>
                </w:rPr>
                <m:t>gy,x</m:t>
              </m:r>
            </m:sub>
          </m:sSub>
        </m:oMath>
        <w:r>
          <w:t xml:space="preserve"> is the vector of effects for the </w:t>
        </w:r>
        <m:oMath>
          <m:sSub>
            <m:sSubPr>
              <m:ctrlPr>
                <w:rPr>
                  <w:rFonts w:ascii="Cambria Math" w:hAnsi="Cambria Math"/>
                </w:rPr>
              </m:ctrlPr>
            </m:sSubPr>
            <m:e>
              <m:r>
                <w:rPr>
                  <w:rFonts w:ascii="Cambria Math" w:hAnsi="Cambria Math"/>
                </w:rPr>
                <m:t>M</m:t>
              </m:r>
            </m:e>
            <m:sub>
              <m:r>
                <w:rPr>
                  <w:rFonts w:ascii="Cambria Math" w:hAnsi="Cambria Math"/>
                </w:rPr>
                <m:t>y</m:t>
              </m:r>
            </m:sub>
          </m:sSub>
        </m:oMath>
        <w:r>
          <w:t xml:space="preserve"> SNPs on </w:t>
        </w:r>
        <m:oMath>
          <m:r>
            <w:rPr>
              <w:rFonts w:ascii="Cambria Math" w:hAnsi="Cambria Math"/>
            </w:rPr>
            <m:t>x</m:t>
          </m:r>
        </m:oMath>
        <w:r>
          <w:t xml:space="preserve">, where the </w:t>
        </w:r>
        <m:oMath>
          <m:sSub>
            <m:sSubPr>
              <m:ctrlPr>
                <w:rPr>
                  <w:rFonts w:ascii="Cambria Math" w:hAnsi="Cambria Math"/>
                </w:rPr>
              </m:ctrlPr>
            </m:sSubPr>
            <m:e>
              <m:r>
                <w:rPr>
                  <w:rFonts w:ascii="Cambria Math" w:hAnsi="Cambria Math"/>
                </w:rPr>
                <m:t>M</m:t>
              </m:r>
            </m:e>
            <m:sub>
              <m:r>
                <w:rPr>
                  <w:rFonts w:ascii="Cambria Math" w:hAnsi="Cambria Math"/>
                </w:rPr>
                <m:t>y</m:t>
              </m:r>
            </m:sub>
          </m:sSub>
        </m:oMath>
        <w:r>
          <w:t xml:space="preserve"> SNPs influence </w:t>
        </w:r>
        <m:oMath>
          <m:r>
            <w:rPr>
              <w:rFonts w:ascii="Cambria Math" w:hAnsi="Cambria Math"/>
            </w:rPr>
            <m:t>y</m:t>
          </m:r>
        </m:oMath>
        <w:r>
          <w:t xml:space="preserve"> primarily but exhibit horizontal pleiotropic effects on </w:t>
        </w:r>
        <m:oMath>
          <m:r>
            <w:rPr>
              <w:rFonts w:ascii="Cambria Math" w:hAnsi="Cambria Math"/>
            </w:rPr>
            <m:t>x</m:t>
          </m:r>
        </m:oMath>
        <w:r>
          <w:t xml:space="preserve">. We allow some proportion of these effects to be 0. </w:t>
        </w:r>
        <m:oMath>
          <m:sSub>
            <m:sSubPr>
              <m:ctrlPr>
                <w:rPr>
                  <w:rFonts w:ascii="Cambria Math" w:hAnsi="Cambria Math"/>
                </w:rPr>
              </m:ctrlPr>
            </m:sSubPr>
            <m:e>
              <m:r>
                <w:rPr>
                  <w:rFonts w:ascii="Cambria Math" w:hAnsi="Cambria Math"/>
                </w:rPr>
                <m:t>β</m:t>
              </m:r>
            </m:e>
            <m:sub>
              <m:r>
                <w:rPr>
                  <w:rFonts w:ascii="Cambria Math" w:hAnsi="Cambria Math"/>
                </w:rPr>
                <m:t>ux</m:t>
              </m:r>
            </m:sub>
          </m:sSub>
        </m:oMath>
        <w:r>
          <w:t xml:space="preserve"> is the vector of effects of each of the </w:t>
        </w:r>
        <m:oMath>
          <m:r>
            <w:rPr>
              <w:rFonts w:ascii="Cambria Math" w:hAnsi="Cambria Math"/>
            </w:rPr>
            <m:t>K</m:t>
          </m:r>
        </m:oMath>
        <w:r>
          <w:t xml:space="preserve"> confounders on </w:t>
        </w:r>
        <m:oMath>
          <m:r>
            <w:rPr>
              <w:rFonts w:ascii="Cambria Math" w:hAnsi="Cambria Math"/>
            </w:rPr>
            <m:t>x</m:t>
          </m:r>
        </m:oMath>
        <w:r>
          <w:t xml:space="preserve">. Each </w:t>
        </w:r>
        <m:oMath>
          <m:sSub>
            <m:sSubPr>
              <m:ctrlPr>
                <w:rPr>
                  <w:rFonts w:ascii="Cambria Math" w:hAnsi="Cambria Math"/>
                </w:rPr>
              </m:ctrlPr>
            </m:sSubPr>
            <m:e>
              <m:r>
                <w:rPr>
                  <w:rFonts w:ascii="Cambria Math" w:hAnsi="Cambria Math"/>
                </w:rPr>
                <m:t>u</m:t>
              </m:r>
            </m:e>
            <m:sub>
              <m:r>
                <w:rPr>
                  <w:rFonts w:ascii="Cambria Math" w:hAnsi="Cambria Math"/>
                </w:rPr>
                <m:t>k</m:t>
              </m:r>
            </m:sub>
          </m:sSub>
        </m:oMath>
        <w:r>
          <w:t xml:space="preserve"> variable is constructed using</w:t>
        </w:r>
      </w:moveFrom>
    </w:p>
    <w:p w14:paraId="36A76B9B" w14:textId="77777777" w:rsidR="00AD7651" w:rsidRDefault="005B6599">
      <w:pPr>
        <w:pStyle w:val="BodyText"/>
      </w:pPr>
      <m:oMathPara>
        <m:oMathParaPr>
          <m:jc m:val="center"/>
        </m:oMathParaPr>
        <m:oMath>
          <m:r>
            <w:rPr>
              <w:rFonts w:ascii="Cambria Math" w:hAnsi="Cambria Math"/>
            </w:rPr>
            <m:t>u=</m:t>
          </m:r>
          <m:nary>
            <m:naryPr>
              <m:chr m:val="∑"/>
              <m:limLoc m:val="undOvr"/>
              <m:ctrlPr>
                <w:rPr>
                  <w:rFonts w:ascii="Cambria Math" w:hAnsi="Cambria Math"/>
                </w:rPr>
              </m:ctrlPr>
            </m:naryPr>
            <m:sub>
              <m:r>
                <w:rPr>
                  <w:rFonts w:ascii="Cambria Math" w:hAnsi="Cambria Math"/>
                </w:rPr>
                <m:t>l</m:t>
              </m:r>
            </m:sub>
            <m:sup>
              <m:sSub>
                <m:sSubPr>
                  <m:ctrlPr>
                    <w:rPr>
                      <w:rFonts w:ascii="Cambria Math" w:hAnsi="Cambria Math"/>
                    </w:rPr>
                  </m:ctrlPr>
                </m:sSubPr>
                <m:e>
                  <m:r>
                    <w:rPr>
                      <w:rFonts w:ascii="Cambria Math" w:hAnsi="Cambria Math"/>
                    </w:rPr>
                    <m:t>M</m:t>
                  </m:r>
                </m:e>
                <m:sub>
                  <m:r>
                    <w:rPr>
                      <w:rFonts w:ascii="Cambria Math" w:hAnsi="Cambria Math"/>
                    </w:rPr>
                    <m:t>u</m:t>
                  </m:r>
                </m:sub>
              </m:sSub>
            </m:sup>
            <m:e>
              <m:sSub>
                <m:sSubPr>
                  <m:ctrlPr>
                    <w:rPr>
                      <w:rFonts w:ascii="Cambria Math" w:hAnsi="Cambria Math"/>
                    </w:rPr>
                  </m:ctrlPr>
                </m:sSubPr>
                <m:e>
                  <m:r>
                    <w:rPr>
                      <w:rFonts w:ascii="Cambria Math" w:hAnsi="Cambria Math"/>
                    </w:rPr>
                    <m:t>β</m:t>
                  </m:r>
                </m:e>
                <m:sub>
                  <m:r>
                    <w:rPr>
                      <w:rFonts w:ascii="Cambria Math" w:hAnsi="Cambria Math"/>
                    </w:rPr>
                    <m:t>gu,l</m:t>
                  </m:r>
                </m:sub>
              </m:sSub>
              <m:sSub>
                <m:sSubPr>
                  <m:ctrlPr>
                    <w:rPr>
                      <w:rFonts w:ascii="Cambria Math" w:hAnsi="Cambria Math"/>
                    </w:rPr>
                  </m:ctrlPr>
                </m:sSubPr>
                <m:e>
                  <m:r>
                    <w:rPr>
                      <w:rFonts w:ascii="Cambria Math" w:hAnsi="Cambria Math"/>
                    </w:rPr>
                    <m:t>g</m:t>
                  </m:r>
                </m:e>
                <m:sub>
                  <m:r>
                    <w:rPr>
                      <w:rFonts w:ascii="Cambria Math" w:hAnsi="Cambria Math"/>
                    </w:rPr>
                    <m:t>l</m:t>
                  </m:r>
                </m:sub>
              </m:sSub>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l</m:t>
              </m:r>
            </m:sub>
          </m:sSub>
        </m:oMath>
      </m:oMathPara>
    </w:p>
    <w:p w14:paraId="4FD7E31D" w14:textId="77777777" w:rsidR="00AD7651" w:rsidRDefault="005B6599">
      <w:pPr>
        <w:pStyle w:val="FirstParagraph"/>
      </w:pPr>
      <w:moveFrom w:id="173" w:author="Author" w:date="2017-07-29T12:48:00Z">
        <w:r>
          <w:t xml:space="preserve">and finally </w:t>
        </w:r>
        <m:oMath>
          <m:r>
            <w:rPr>
              <w:rFonts w:ascii="Cambria Math" w:hAnsi="Cambria Math"/>
            </w:rPr>
            <m:t>y</m:t>
          </m:r>
        </m:oMath>
        <w:r>
          <w:t xml:space="preserve"> is constructed using</w:t>
        </w:r>
      </w:moveFrom>
    </w:p>
    <w:p w14:paraId="2830A627" w14:textId="77777777" w:rsidR="00AD7651" w:rsidRDefault="005B6599">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x+</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M</m:t>
                  </m:r>
                </m:e>
                <m:sub>
                  <m:r>
                    <w:rPr>
                      <w:rFonts w:ascii="Cambria Math" w:hAnsi="Cambria Math"/>
                    </w:rPr>
                    <m:t>y</m:t>
                  </m:r>
                </m:sub>
              </m:sSub>
            </m:sup>
            <m:e>
              <m:sSub>
                <m:sSubPr>
                  <m:ctrlPr>
                    <w:rPr>
                      <w:rFonts w:ascii="Cambria Math" w:hAnsi="Cambria Math"/>
                    </w:rPr>
                  </m:ctrlPr>
                </m:sSubPr>
                <m:e>
                  <m:r>
                    <w:rPr>
                      <w:rFonts w:ascii="Cambria Math" w:hAnsi="Cambria Math"/>
                    </w:rPr>
                    <m:t>β</m:t>
                  </m:r>
                </m:e>
                <m:sub>
                  <m:r>
                    <w:rPr>
                      <w:rFonts w:ascii="Cambria Math" w:hAnsi="Cambria Math"/>
                    </w:rPr>
                    <m:t>gy,y,j</m:t>
                  </m:r>
                </m:sub>
              </m:sSub>
              <m:sSub>
                <m:sSubPr>
                  <m:ctrlPr>
                    <w:rPr>
                      <w:rFonts w:ascii="Cambria Math" w:hAnsi="Cambria Math"/>
                    </w:rPr>
                  </m:ctrlPr>
                </m:sSubPr>
                <m:e>
                  <m:r>
                    <w:rPr>
                      <w:rFonts w:ascii="Cambria Math" w:hAnsi="Cambria Math"/>
                    </w:rPr>
                    <m:t>g</m:t>
                  </m:r>
                </m:e>
                <m:sub>
                  <m:r>
                    <w:rPr>
                      <w:rFonts w:ascii="Cambria Math" w:hAnsi="Cambria Math"/>
                    </w:rPr>
                    <m:t>y,j</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m:t>
              </m:r>
            </m:sub>
            <m:sup>
              <m:sSub>
                <m:sSubPr>
                  <m:ctrlPr>
                    <w:rPr>
                      <w:rFonts w:ascii="Cambria Math" w:hAnsi="Cambria Math"/>
                    </w:rPr>
                  </m:ctrlPr>
                </m:sSubPr>
                <m:e>
                  <m:r>
                    <w:rPr>
                      <w:rFonts w:ascii="Cambria Math" w:hAnsi="Cambria Math"/>
                    </w:rPr>
                    <m:t>M</m:t>
                  </m:r>
                </m:e>
                <m:sub>
                  <m:r>
                    <w:rPr>
                      <w:rFonts w:ascii="Cambria Math" w:hAnsi="Cambria Math"/>
                    </w:rPr>
                    <m:t>x</m:t>
                  </m:r>
                </m:sub>
              </m:sSub>
            </m:sup>
            <m:e>
              <m:sSub>
                <m:sSubPr>
                  <m:ctrlPr>
                    <w:rPr>
                      <w:rFonts w:ascii="Cambria Math" w:hAnsi="Cambria Math"/>
                    </w:rPr>
                  </m:ctrlPr>
                </m:sSubPr>
                <m:e>
                  <m:r>
                    <w:rPr>
                      <w:rFonts w:ascii="Cambria Math" w:hAnsi="Cambria Math"/>
                    </w:rPr>
                    <m:t>β</m:t>
                  </m:r>
                </m:e>
                <m:sub>
                  <m:r>
                    <w:rPr>
                      <w:rFonts w:ascii="Cambria Math" w:hAnsi="Cambria Math"/>
                    </w:rPr>
                    <m:t>gx,y,i</m:t>
                  </m:r>
                </m:sub>
              </m:sSub>
              <m:sSub>
                <m:sSubPr>
                  <m:ctrlPr>
                    <w:rPr>
                      <w:rFonts w:ascii="Cambria Math" w:hAnsi="Cambria Math"/>
                    </w:rPr>
                  </m:ctrlPr>
                </m:sSubPr>
                <m:e>
                  <m:r>
                    <w:rPr>
                      <w:rFonts w:ascii="Cambria Math" w:hAnsi="Cambria Math"/>
                    </w:rPr>
                    <m:t>g</m:t>
                  </m:r>
                </m:e>
                <m:sub>
                  <m:r>
                    <w:rPr>
                      <w:rFonts w:ascii="Cambria Math" w:hAnsi="Cambria Math"/>
                    </w:rPr>
                    <m:t>x,i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uy,k</m:t>
                  </m:r>
                </m:sub>
              </m:sSub>
              <m:sSub>
                <m:sSubPr>
                  <m:ctrlPr>
                    <w:rPr>
                      <w:rFonts w:ascii="Cambria Math" w:hAnsi="Cambria Math"/>
                    </w:rPr>
                  </m:ctrlPr>
                </m:sSubPr>
                <m:e>
                  <m:r>
                    <w:rPr>
                      <w:rFonts w:ascii="Cambria Math" w:hAnsi="Cambria Math"/>
                    </w:rPr>
                    <m:t>u</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y</m:t>
              </m:r>
            </m:sub>
          </m:sSub>
        </m:oMath>
      </m:oMathPara>
    </w:p>
    <w:p w14:paraId="6D62FF1B" w14:textId="77777777" w:rsidR="00AD7651" w:rsidRDefault="005B6599">
      <w:pPr>
        <w:pStyle w:val="FirstParagraph"/>
      </w:pPr>
      <w:moveFrom w:id="174" w:author="Author" w:date="2017-07-29T12:48:00Z">
        <w:r>
          <w:t xml:space="preserve">where </w:t>
        </w:r>
        <m:oMath>
          <m:sSub>
            <m:sSubPr>
              <m:ctrlPr>
                <w:rPr>
                  <w:rFonts w:ascii="Cambria Math" w:hAnsi="Cambria Math"/>
                </w:rPr>
              </m:ctrlPr>
            </m:sSubPr>
            <m:e>
              <m:r>
                <w:rPr>
                  <w:rFonts w:ascii="Cambria Math" w:hAnsi="Cambria Math"/>
                </w:rPr>
                <m:t>β</m:t>
              </m:r>
            </m:e>
            <m:sub>
              <m:r>
                <w:rPr>
                  <w:rFonts w:ascii="Cambria Math" w:hAnsi="Cambria Math"/>
                </w:rPr>
                <m:t>x,y</m:t>
              </m:r>
            </m:sub>
          </m:sSub>
        </m:oMath>
        <w:r>
          <w:t xml:space="preserve"> is the causal effect of </w:t>
        </w:r>
        <m:oMath>
          <m:r>
            <w:rPr>
              <w:rFonts w:ascii="Cambria Math" w:hAnsi="Cambria Math"/>
            </w:rPr>
            <m:t>x</m:t>
          </m:r>
        </m:oMath>
        <w:r>
          <w:t xml:space="preserve"> on </w:t>
        </w:r>
        <m:oMath>
          <m:r>
            <w:rPr>
              <w:rFonts w:ascii="Cambria Math" w:hAnsi="Cambria Math"/>
            </w:rPr>
            <m:t>y</m:t>
          </m:r>
        </m:oMath>
        <w:r>
          <w:t>. We sample the distribution of direct SNP effects using</w:t>
        </w:r>
      </w:moveFrom>
    </w:p>
    <w:p w14:paraId="09E19FF4"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gx,x,i</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gx,x</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gx,x,i</m:t>
                    </m:r>
                  </m:sub>
                  <m:sup>
                    <m:r>
                      <w:rPr>
                        <w:rFonts w:ascii="Cambria Math" w:hAnsi="Cambria Math"/>
                      </w:rPr>
                      <m:t>2</m:t>
                    </m:r>
                  </m:sup>
                </m:sSubSup>
              </m:e>
              <m:e>
                <m:r>
                  <w:rPr>
                    <w:rFonts w:ascii="Cambria Math" w:hAnsi="Cambria Math"/>
                  </w:rPr>
                  <m:t>∼U(0.01,0.1)</m:t>
                </m:r>
              </m:e>
            </m:mr>
            <m:mr>
              <m:e/>
              <m:e>
                <m:sSub>
                  <m:sSubPr>
                    <m:ctrlPr>
                      <w:rPr>
                        <w:rFonts w:ascii="Cambria Math" w:hAnsi="Cambria Math"/>
                      </w:rPr>
                    </m:ctrlPr>
                  </m:sSubPr>
                  <m:e>
                    <m:r>
                      <w:rPr>
                        <w:rFonts w:ascii="Cambria Math" w:hAnsi="Cambria Math"/>
                      </w:rPr>
                      <m:t>β</m:t>
                    </m:r>
                  </m:e>
                  <m:sub>
                    <m:r>
                      <w:rPr>
                        <w:rFonts w:ascii="Cambria Math" w:hAnsi="Cambria Math"/>
                      </w:rPr>
                      <m:t>gy,y,j</m:t>
                    </m:r>
                  </m:sub>
                </m:sSub>
                <m:r>
                  <w:rPr>
                    <w:rFonts w:ascii="Cambria Math" w:hAnsi="Cambria Math"/>
                  </w:rPr>
                  <m:t> N(0,</m:t>
                </m:r>
                <m:sSubSup>
                  <m:sSubSupPr>
                    <m:ctrlPr>
                      <w:rPr>
                        <w:rFonts w:ascii="Cambria Math" w:hAnsi="Cambria Math"/>
                      </w:rPr>
                    </m:ctrlPr>
                  </m:sSubSupPr>
                  <m:e>
                    <m:r>
                      <w:rPr>
                        <w:rFonts w:ascii="Cambria Math" w:hAnsi="Cambria Math"/>
                      </w:rPr>
                      <m:t>σ</m:t>
                    </m:r>
                  </m:e>
                  <m:sub>
                    <m:r>
                      <w:rPr>
                        <w:rFonts w:ascii="Cambria Math" w:hAnsi="Cambria Math"/>
                      </w:rPr>
                      <m:t>gy,y</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gy,y,j</m:t>
                    </m:r>
                  </m:sub>
                  <m:sup>
                    <m:r>
                      <w:rPr>
                        <w:rFonts w:ascii="Cambria Math" w:hAnsi="Cambria Math"/>
                      </w:rPr>
                      <m:t>2</m:t>
                    </m:r>
                  </m:sup>
                </m:sSubSup>
              </m:e>
              <m:e>
                <m:r>
                  <w:rPr>
                    <w:rFonts w:ascii="Cambria Math" w:hAnsi="Cambria Math"/>
                  </w:rPr>
                  <m:t>∼U(0.01,0.1)</m:t>
                </m:r>
              </m:e>
            </m:mr>
          </m:m>
        </m:oMath>
      </m:oMathPara>
    </w:p>
    <w:moveFromRangeEnd w:id="170"/>
    <w:p w14:paraId="2FC211E8" w14:textId="77777777" w:rsidR="001B7121" w:rsidRDefault="00AC40E0">
      <w:pPr>
        <w:pStyle w:val="FirstParagraph"/>
        <w:rPr>
          <w:del w:id="175" w:author="Author" w:date="2017-07-29T12:48:00Z"/>
        </w:rPr>
      </w:pPr>
      <w:del w:id="176" w:author="Author" w:date="2017-07-29T12:48:00Z">
        <w:r>
          <w:delText xml:space="preserve">Some proportion </w:delText>
        </w:r>
        <m:oMath>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w:commentRangeStart w:id="177"/>
          <m:r>
            <w:rPr>
              <w:rFonts w:ascii="Cambria Math" w:hAnsi="Cambria Math"/>
            </w:rPr>
            <m:t>U(0,1)</m:t>
          </m:r>
        </m:oMath>
        <w:r>
          <w:delText xml:space="preserve"> </w:delText>
        </w:r>
        <w:commentRangeEnd w:id="177"/>
        <w:r w:rsidR="009D4B60">
          <w:rPr>
            <w:rStyle w:val="CommentReference"/>
          </w:rPr>
          <w:commentReference w:id="177"/>
        </w:r>
        <w:r>
          <w:delText xml:space="preserve">of </w:delText>
        </w:r>
        <m:oMath>
          <m:sSub>
            <m:sSubPr>
              <m:ctrlPr>
                <w:rPr>
                  <w:rFonts w:ascii="Cambria Math" w:hAnsi="Cambria Math"/>
                </w:rPr>
              </m:ctrlPr>
            </m:sSubPr>
            <m:e>
              <m:r>
                <w:rPr>
                  <w:rFonts w:ascii="Cambria Math" w:hAnsi="Cambria Math"/>
                </w:rPr>
                <m:t>g</m:t>
              </m:r>
            </m:e>
            <m:sub>
              <m:r>
                <w:rPr>
                  <w:rFonts w:ascii="Cambria Math" w:hAnsi="Cambria Math"/>
                </w:rPr>
                <m:t>x</m:t>
              </m:r>
            </m:sub>
          </m:sSub>
        </m:oMath>
        <w:r>
          <w:delText xml:space="preserve"> SNPs and some proportion </w:delText>
        </w:r>
        <m:oMath>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∼U(0,1)</m:t>
          </m:r>
        </m:oMath>
        <w:r>
          <w:delText xml:space="preserve"> of </w:delText>
        </w:r>
        <m:oMath>
          <m:sSub>
            <m:sSubPr>
              <m:ctrlPr>
                <w:rPr>
                  <w:rFonts w:ascii="Cambria Math" w:hAnsi="Cambria Math"/>
                </w:rPr>
              </m:ctrlPr>
            </m:sSubPr>
            <m:e>
              <m:r>
                <w:rPr>
                  <w:rFonts w:ascii="Cambria Math" w:hAnsi="Cambria Math"/>
                </w:rPr>
                <m:t>g</m:t>
              </m:r>
            </m:e>
            <m:sub>
              <m:r>
                <w:rPr>
                  <w:rFonts w:ascii="Cambria Math" w:hAnsi="Cambria Math"/>
                </w:rPr>
                <m:t>y</m:t>
              </m:r>
            </m:sub>
          </m:sSub>
        </m:oMath>
        <w:r>
          <w:delText xml:space="preserve"> SNPs exhibit horizontal pleiotropy with effects sampled using</w:delText>
        </w:r>
      </w:del>
    </w:p>
    <w:moveFromRangeStart w:id="178" w:author="Author" w:date="2017-07-29T12:48:00Z" w:name="move489095869"/>
    <w:p w14:paraId="7F8066D8"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gx,y,i*</m:t>
                    </m:r>
                  </m:sub>
                </m:sSub>
              </m:e>
              <m:e>
                <m: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gx,y</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gx,y</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μ</m:t>
                    </m:r>
                  </m:e>
                  <m:sub>
                    <m:r>
                      <w:rPr>
                        <w:rFonts w:ascii="Cambria Math" w:hAnsi="Cambria Math"/>
                      </w:rPr>
                      <m:t>gx,y,i*</m:t>
                    </m:r>
                  </m:sub>
                </m:sSub>
              </m:e>
              <m:e>
                <m:r>
                  <w:rPr>
                    <w:rFonts w:ascii="Cambria Math" w:hAnsi="Cambria Math"/>
                  </w:rPr>
                  <m:t>∼U(-0.005,0.005)</m:t>
                </m:r>
              </m:e>
            </m:mr>
            <m:mr>
              <m:e>
                <m:sSubSup>
                  <m:sSubSupPr>
                    <m:ctrlPr>
                      <w:rPr>
                        <w:rFonts w:ascii="Cambria Math" w:hAnsi="Cambria Math"/>
                      </w:rPr>
                    </m:ctrlPr>
                  </m:sSubSupPr>
                  <m:e>
                    <m:r>
                      <w:rPr>
                        <w:rFonts w:ascii="Cambria Math" w:hAnsi="Cambria Math"/>
                      </w:rPr>
                      <m:t>σ</m:t>
                    </m:r>
                  </m:e>
                  <m:sub>
                    <m:r>
                      <w:rPr>
                        <w:rFonts w:ascii="Cambria Math" w:hAnsi="Cambria Math"/>
                      </w:rPr>
                      <m:t>gx,y,i*</m:t>
                    </m:r>
                  </m:sub>
                  <m:sup>
                    <m:r>
                      <w:rPr>
                        <w:rFonts w:ascii="Cambria Math" w:hAnsi="Cambria Math"/>
                      </w:rPr>
                      <m:t>2</m:t>
                    </m:r>
                  </m:sup>
                </m:sSubSup>
              </m:e>
              <m:e>
                <m:r>
                  <w:rPr>
                    <w:rFonts w:ascii="Cambria Math" w:hAnsi="Cambria Math"/>
                  </w:rPr>
                  <m:t>∼U(0.001,0.01)</m:t>
                </m:r>
              </m:e>
            </m:mr>
            <m:mr>
              <m:e>
                <m:sSub>
                  <m:sSubPr>
                    <m:ctrlPr>
                      <w:rPr>
                        <w:rFonts w:ascii="Cambria Math" w:hAnsi="Cambria Math"/>
                      </w:rPr>
                    </m:ctrlPr>
                  </m:sSubPr>
                  <m:e>
                    <m:r>
                      <w:rPr>
                        <w:rFonts w:ascii="Cambria Math" w:hAnsi="Cambria Math"/>
                      </w:rPr>
                      <m:t>β</m:t>
                    </m:r>
                  </m:e>
                  <m:sub>
                    <m:r>
                      <w:rPr>
                        <w:rFonts w:ascii="Cambria Math" w:hAnsi="Cambria Math"/>
                      </w:rPr>
                      <m:t>gy,x,j*</m:t>
                    </m:r>
                  </m:sub>
                </m:sSub>
              </m:e>
              <m:e>
                <m: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gy,x</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gy,x</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μ</m:t>
                    </m:r>
                  </m:e>
                  <m:sub>
                    <m:r>
                      <w:rPr>
                        <w:rFonts w:ascii="Cambria Math" w:hAnsi="Cambria Math"/>
                      </w:rPr>
                      <m:t>gy,x,j*</m:t>
                    </m:r>
                  </m:sub>
                </m:sSub>
              </m:e>
              <m:e>
                <m:r>
                  <w:rPr>
                    <w:rFonts w:ascii="Cambria Math" w:hAnsi="Cambria Math"/>
                  </w:rPr>
                  <m:t>∼U(-0.005,0.005)</m:t>
                </m:r>
              </m:e>
            </m:mr>
            <m:mr>
              <m:e>
                <m:sSubSup>
                  <m:sSubSupPr>
                    <m:ctrlPr>
                      <w:rPr>
                        <w:rFonts w:ascii="Cambria Math" w:hAnsi="Cambria Math"/>
                      </w:rPr>
                    </m:ctrlPr>
                  </m:sSubSupPr>
                  <m:e>
                    <m:r>
                      <w:rPr>
                        <w:rFonts w:ascii="Cambria Math" w:hAnsi="Cambria Math"/>
                      </w:rPr>
                      <m:t>σ</m:t>
                    </m:r>
                  </m:e>
                  <m:sub>
                    <m:r>
                      <w:rPr>
                        <w:rFonts w:ascii="Cambria Math" w:hAnsi="Cambria Math"/>
                      </w:rPr>
                      <m:t>gy,x,j*</m:t>
                    </m:r>
                  </m:sub>
                  <m:sup>
                    <m:r>
                      <w:rPr>
                        <w:rFonts w:ascii="Cambria Math" w:hAnsi="Cambria Math"/>
                      </w:rPr>
                      <m:t>2</m:t>
                    </m:r>
                  </m:sup>
                </m:sSubSup>
              </m:e>
              <m:e>
                <m:r>
                  <w:rPr>
                    <w:rFonts w:ascii="Cambria Math" w:hAnsi="Cambria Math"/>
                  </w:rPr>
                  <m:t>∼U(0.001,0.01)</m:t>
                </m:r>
              </m:e>
            </m:mr>
          </m:m>
        </m:oMath>
      </m:oMathPara>
    </w:p>
    <w:p w14:paraId="7BF6609B" w14:textId="77777777" w:rsidR="00AD7651" w:rsidRDefault="005B6599">
      <w:pPr>
        <w:pStyle w:val="FirstParagraph"/>
      </w:pPr>
      <w:moveFrom w:id="179" w:author="Author" w:date="2017-07-29T12:48:00Z">
        <w:r>
          <w:t>The genetic influences on each of the confounders are sampled using</w:t>
        </w:r>
      </w:moveFrom>
    </w:p>
    <w:p w14:paraId="35E50921"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gu,u,l</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gu,u</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gu,u,l</m:t>
                    </m:r>
                  </m:sub>
                  <m:sup>
                    <m:r>
                      <w:rPr>
                        <w:rFonts w:ascii="Cambria Math" w:hAnsi="Cambria Math"/>
                      </w:rPr>
                      <m:t>2</m:t>
                    </m:r>
                  </m:sup>
                </m:sSubSup>
              </m:e>
              <m:e>
                <m:r>
                  <w:rPr>
                    <w:rFonts w:ascii="Cambria Math" w:hAnsi="Cambria Math"/>
                  </w:rPr>
                  <m:t>∼U(0.01,0.1)</m:t>
                </m:r>
              </m:e>
            </m:mr>
          </m:m>
        </m:oMath>
      </m:oMathPara>
    </w:p>
    <w:p w14:paraId="2E9C0357" w14:textId="77777777" w:rsidR="00AD7651" w:rsidRDefault="005B6599">
      <w:pPr>
        <w:pStyle w:val="FirstParagraph"/>
      </w:pPr>
      <w:moveFrom w:id="180" w:author="Author" w:date="2017-07-29T12:48:00Z">
        <w:r>
          <w:t xml:space="preserve">The influence of each confounder on </w:t>
        </w:r>
        <m:oMath>
          <m:r>
            <w:rPr>
              <w:rFonts w:ascii="Cambria Math" w:hAnsi="Cambria Math"/>
            </w:rPr>
            <m:t>x</m:t>
          </m:r>
        </m:oMath>
        <w:r>
          <w:t xml:space="preserve"> and </w:t>
        </w:r>
        <m:oMath>
          <m:r>
            <w:rPr>
              <w:rFonts w:ascii="Cambria Math" w:hAnsi="Cambria Math"/>
            </w:rPr>
            <m:t>y</m:t>
          </m:r>
        </m:oMath>
        <w:r>
          <w:t xml:space="preserve"> is obtained using</w:t>
        </w:r>
      </w:moveFrom>
    </w:p>
    <w:p w14:paraId="3238FDF8"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u,x</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u,x</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β</m:t>
                    </m:r>
                  </m:e>
                  <m:sub>
                    <m:r>
                      <w:rPr>
                        <w:rFonts w:ascii="Cambria Math" w:hAnsi="Cambria Math"/>
                      </w:rPr>
                      <m:t>u,y</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u,y</m:t>
                    </m:r>
                  </m:sub>
                  <m:sup>
                    <m:r>
                      <w:rPr>
                        <w:rFonts w:ascii="Cambria Math" w:hAnsi="Cambria Math"/>
                      </w:rPr>
                      <m:t>2</m:t>
                    </m:r>
                  </m:sup>
                </m:sSubSup>
                <m:r>
                  <w:rPr>
                    <w:rFonts w:ascii="Cambria Math" w:hAnsi="Cambria Math"/>
                  </w:rPr>
                  <m:t>)</m:t>
                </m:r>
              </m:e>
            </m:mr>
          </m:m>
        </m:oMath>
      </m:oMathPara>
    </w:p>
    <w:p w14:paraId="4F73D302" w14:textId="77777777" w:rsidR="00AD7651" w:rsidRDefault="005B6599">
      <w:pPr>
        <w:pStyle w:val="FirstParagraph"/>
      </w:pPr>
      <w:moveFrom w:id="181" w:author="Author" w:date="2017-07-29T12:48:00Z">
        <w:r>
          <w:t xml:space="preserve">Finally, 20% of the simulations have a null effect of </w:t>
        </w:r>
        <m:oMath>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=0</m:t>
          </m:r>
        </m:oMath>
        <w:r>
          <w:t>, while the other remaining 80% have a true effect sampled from</w:t>
        </w:r>
      </w:moveFrom>
    </w:p>
    <w:p w14:paraId="2972CB3F"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x,y</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x,y</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x,y</m:t>
                    </m:r>
                  </m:sub>
                  <m:sup>
                    <m:r>
                      <w:rPr>
                        <w:rFonts w:ascii="Cambria Math" w:hAnsi="Cambria Math"/>
                      </w:rPr>
                      <m:t>2</m:t>
                    </m:r>
                  </m:sup>
                </m:sSubSup>
              </m:e>
              <m:e>
                <m:r>
                  <w:rPr>
                    <w:rFonts w:ascii="Cambria Math" w:hAnsi="Cambria Math"/>
                  </w:rPr>
                  <m:t>∼U(0.001,0.1)</m:t>
                </m:r>
              </m:e>
            </m:mr>
          </m:m>
        </m:oMath>
      </m:oMathPara>
    </w:p>
    <w:p w14:paraId="7C642E1C" w14:textId="77777777" w:rsidR="001B7121" w:rsidRDefault="005B6599">
      <w:pPr>
        <w:pStyle w:val="FirstParagraph"/>
        <w:rPr>
          <w:del w:id="182" w:author="Author" w:date="2017-07-29T12:48:00Z"/>
        </w:rPr>
      </w:pPr>
      <w:moveFrom w:id="183" w:author="Author" w:date="2017-07-29T12:48:00Z">
        <w:r>
          <w:t xml:space="preserve">For each simulation we used linear regression to estimate the genetic effect of each SNP </w:t>
        </w:r>
        <m:oMath>
          <m:r>
            <w:rPr>
              <w:rFonts w:ascii="Cambria Math" w:hAnsi="Cambria Math"/>
            </w:rPr>
            <m:t>M</m:t>
          </m:r>
        </m:oMath>
        <w:r>
          <w:t xml:space="preserve"> on </w:t>
        </w:r>
        <m:oMath>
          <m:r>
            <w:rPr>
              <w:rFonts w:ascii="Cambria Math" w:hAnsi="Cambria Math"/>
            </w:rPr>
            <m:t>x</m:t>
          </m:r>
        </m:oMath>
        <w:r>
          <w:t xml:space="preserve"> in sample 1, and each SNP </w:t>
        </w:r>
        <m:oMath>
          <m:r>
            <w:rPr>
              <w:rFonts w:ascii="Cambria Math" w:hAnsi="Cambria Math"/>
            </w:rPr>
            <m:t>M</m:t>
          </m:r>
        </m:oMath>
        <w:r>
          <w:t xml:space="preserve"> on </w:t>
        </w:r>
        <m:oMath>
          <m:r>
            <w:rPr>
              <w:rFonts w:ascii="Cambria Math" w:hAnsi="Cambria Math"/>
            </w:rPr>
            <m:t>y</m:t>
          </m:r>
        </m:oMath>
        <w:r>
          <w:t xml:space="preserve"> in sample 2. We then perform MR analysis in both directions, mimicking GWAS by retaining SNPs that have </w:t>
        </w:r>
        <m:oMath>
          <m:r>
            <w:rPr>
              <w:rFonts w:ascii="Cambria Math" w:hAnsi="Cambria Math"/>
            </w:rPr>
            <m:t>p&lt;5e-8</m:t>
          </m:r>
        </m:oMath>
        <w:r>
          <w:t xml:space="preserve"> in sample 1 to perform MR of </w:t>
        </w:r>
        <m:oMath>
          <m:r>
            <w:rPr>
              <w:rFonts w:ascii="Cambria Math" w:hAnsi="Cambria Math"/>
            </w:rPr>
            <m:t>x</m:t>
          </m:r>
        </m:oMath>
        <w:r>
          <w:t xml:space="preserve"> on </w:t>
        </w:r>
        <m:oMath>
          <m:r>
            <w:rPr>
              <w:rFonts w:ascii="Cambria Math" w:hAnsi="Cambria Math"/>
            </w:rPr>
            <m:t>y</m:t>
          </m:r>
        </m:oMath>
        <w:r>
          <w:t xml:space="preserve"> (the true causal direction for non-null simulations), and retaining SNPs that have </w:t>
        </w:r>
        <m:oMath>
          <m:r>
            <w:rPr>
              <w:rFonts w:ascii="Cambria Math" w:hAnsi="Cambria Math"/>
            </w:rPr>
            <m:t>p&lt;5e-8</m:t>
          </m:r>
        </m:oMath>
        <w:r>
          <w:t xml:space="preserve"> in sample 2 to perform MR of </w:t>
        </w:r>
        <m:oMath>
          <m:r>
            <w:rPr>
              <w:rFonts w:ascii="Cambria Math" w:hAnsi="Cambria Math"/>
            </w:rPr>
            <m:t>y</m:t>
          </m:r>
        </m:oMath>
        <w:r>
          <w:t xml:space="preserve"> on </w:t>
        </w:r>
        <m:oMath>
          <m:r>
            <w:rPr>
              <w:rFonts w:ascii="Cambria Math" w:hAnsi="Cambria Math"/>
            </w:rPr>
            <m:t>x</m:t>
          </m:r>
        </m:oMath>
        <w:r>
          <w:t xml:space="preserve"> (the reverse causal direction for non-null simulations). We treat the summary data (effect sizes and standard errors) used for estimating </w:t>
        </w:r>
        <m:oMath>
          <m:r>
            <w:rPr>
              <w:rFonts w:ascii="Cambria Math" w:hAnsi="Cambria Math"/>
            </w:rPr>
            <m:t>x→y</m:t>
          </m:r>
        </m:oMath>
        <w:r>
          <w:t xml:space="preserve"> the summary data used for estimating </w:t>
        </w:r>
        <m:oMath>
          <m:r>
            <w:rPr>
              <w:rFonts w:ascii="Cambria Math" w:hAnsi="Cambria Math"/>
            </w:rPr>
            <m:t>y→x</m:t>
          </m:r>
        </m:oMath>
        <w:r>
          <w:t xml:space="preserve"> as two separate </w:t>
        </w:r>
      </w:moveFrom>
      <w:moveFromRangeEnd w:id="178"/>
      <w:del w:id="184" w:author="Author" w:date="2017-07-29T12:48:00Z">
        <w:r w:rsidR="00AC40E0">
          <w:delText>datasets Hence, for each simulation two datasets are generated which are analysed to produce 28 MR estimates each. We performed 100,000 simulations using these parameters, resulting in 200,000 datasets.</w:delText>
        </w:r>
      </w:del>
    </w:p>
    <w:p w14:paraId="2A49D126" w14:textId="77777777" w:rsidR="00AD7651" w:rsidRDefault="005B6599">
      <w:pPr>
        <w:pStyle w:val="BodyText"/>
      </w:pPr>
      <w:moveFromRangeStart w:id="185" w:author="Author" w:date="2017-07-29T12:48:00Z" w:name="move489095870"/>
      <w:moveFrom w:id="186" w:author="Author" w:date="2017-07-29T12:48:00Z">
        <w:r>
          <w:rPr>
            <w:b/>
          </w:rPr>
          <w:t>Optimisation function</w:t>
        </w:r>
      </w:moveFrom>
    </w:p>
    <w:moveFromRangeEnd w:id="185"/>
    <w:p w14:paraId="1BB128E4" w14:textId="77777777" w:rsidR="00AD7651" w:rsidRDefault="00AC40E0">
      <w:pPr>
        <w:pStyle w:val="BodyText"/>
      </w:pPr>
      <w:del w:id="187" w:author="Author" w:date="2017-07-29T12:48:00Z">
        <w:r>
          <w:delText xml:space="preserve">We aim to maximise statistical power for datasets where </w:delText>
        </w:r>
        <m:oMath>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≠0</m:t>
          </m:r>
        </m:oMath>
        <w:r>
          <w:delText xml:space="preserve"> and minimise false discovery rates for datasets where </w:delText>
        </w:r>
        <m:oMath>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m:t>
          </m:r>
        </m:oMath>
      </w:del>
      <w:moveFromRangeStart w:id="188" w:author="Author" w:date="2017-07-29T12:48:00Z" w:name="move489095871"/>
      <m:oMath>
        <m:r>
          <w:rPr>
            <w:rFonts w:ascii="Cambria Math" w:hAnsi="Cambria Math"/>
          </w:rPr>
          <m:t>0</m:t>
        </m:r>
      </m:oMath>
      <w:moveFrom w:id="189" w:author="Author" w:date="2017-07-29T12:48:00Z">
        <w:r w:rsidR="005B6599">
          <w:t xml:space="preserve">. To train random forest decision trees to predict performance for a particular method </w:t>
        </w:r>
        <m:oMath>
          <m:r>
            <w:rPr>
              <w:rFonts w:ascii="Cambria Math" w:hAnsi="Cambria Math"/>
            </w:rPr>
            <m:t>h(</m:t>
          </m:r>
          <m:sSub>
            <m:sSubPr>
              <m:ctrlPr>
                <w:rPr>
                  <w:rFonts w:ascii="Cambria Math" w:hAnsi="Cambria Math"/>
                </w:rPr>
              </m:ctrlPr>
            </m:sSubPr>
            <m:e>
              <m:r>
                <w:rPr>
                  <w:rFonts w:ascii="Cambria Math" w:hAnsi="Cambria Math"/>
                </w:rPr>
                <m:t>O</m:t>
              </m:r>
            </m:e>
            <m:sub>
              <m:r>
                <w:rPr>
                  <w:rFonts w:ascii="Cambria Math" w:hAnsi="Cambria Math"/>
                </w:rPr>
                <m:t>w,d</m:t>
              </m:r>
            </m:sub>
          </m:sSub>
          <m: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d</m:t>
              </m:r>
            </m:sub>
          </m:sSub>
          <m:r>
            <w:rPr>
              <w:rFonts w:ascii="Cambria Math" w:hAnsi="Cambria Math"/>
            </w:rPr>
            <m:t>)</m:t>
          </m:r>
        </m:oMath>
        <w:r w:rsidR="005B6599">
          <w:t xml:space="preserve"> is generated where the training set of input metrics for </w:t>
        </w:r>
      </w:moveFrom>
      <w:moveFromRangeEnd w:id="188"/>
      <w:del w:id="190" w:author="Author" w:date="2017-07-29T12:48:00Z">
        <w:r>
          <w:delText>dataset</w:delText>
        </w:r>
      </w:del>
      <w:moveFromRangeStart w:id="191" w:author="Author" w:date="2017-07-29T12:48:00Z" w:name="move489095872"/>
      <w:moveFrom w:id="192" w:author="Author" w:date="2017-07-29T12:48:00Z">
        <w:r w:rsidR="005B6599">
          <w:t xml:space="preserve"> </w:t>
        </w:r>
        <m:oMath>
          <m:r>
            <w:rPr>
              <w:rFonts w:ascii="Cambria Math" w:hAnsi="Cambria Math"/>
            </w:rPr>
            <m:t>d</m:t>
          </m:r>
        </m:oMath>
        <w:r w:rsidR="005B6599">
          <w:t xml:space="preserve"> is </w:t>
        </w:r>
        <m:oMath>
          <m:sSub>
            <m:sSubPr>
              <m:ctrlPr>
                <w:rPr>
                  <w:rFonts w:ascii="Cambria Math" w:hAnsi="Cambria Math"/>
                </w:rPr>
              </m:ctrlPr>
            </m:sSubPr>
            <m:e>
              <m:r>
                <m:rPr>
                  <m:sty m:val="b"/>
                </m:rPr>
                <w:rPr>
                  <w:rFonts w:ascii="Cambria Math" w:hAnsi="Cambria Math"/>
                </w:rPr>
                <m:t>z</m:t>
              </m:r>
            </m:e>
            <m:sub>
              <m:r>
                <w:rPr>
                  <w:rFonts w:ascii="Cambria Math" w:hAnsi="Cambria Math"/>
                </w:rPr>
                <m:t>d</m:t>
              </m:r>
            </m:sub>
          </m:sSub>
        </m:oMath>
        <w:r w:rsidR="005B6599">
          <w:t xml:space="preserve"> and the response (optimisation function) is</w:t>
        </w:r>
      </w:moveFrom>
    </w:p>
    <w:p w14:paraId="50FE4CA5" w14:textId="77777777" w:rsidR="001B7121" w:rsidRDefault="005B6599">
      <w:pPr>
        <w:pStyle w:val="BodyText"/>
        <w:rPr>
          <w:del w:id="193" w:author="Author" w:date="2017-07-29T12:48:00Z"/>
        </w:rPr>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w,d</m:t>
              </m:r>
            </m:sub>
          </m:sSub>
          <m:r>
            <w:rPr>
              <w:rFonts w:ascii="Cambria Math" w:hAnsi="Cambria Math"/>
            </w:rPr>
            <m:t>=</m:t>
          </m:r>
          <w:moveFromRangeEnd w:id="191"/>
          <m:d>
            <m:dPr>
              <m:begChr m:val="{"/>
              <m:endChr m:val=""/>
              <m:ctrlPr>
                <w:del w:id="194" w:author="Author" w:date="2017-07-29T12:48:00Z">
                  <w:rPr>
                    <w:rFonts w:ascii="Cambria Math" w:hAnsi="Cambria Math"/>
                  </w:rPr>
                </w:del>
              </m:ctrlPr>
            </m:dPr>
            <m:e>
              <m:m>
                <m:mPr>
                  <m:plcHide m:val="1"/>
                  <m:mcs>
                    <m:mc>
                      <m:mcPr>
                        <m:count m:val="2"/>
                        <m:mcJc m:val="left"/>
                      </m:mcPr>
                    </m:mc>
                  </m:mcs>
                  <m:ctrlPr>
                    <w:del w:id="195" w:author="Author" w:date="2017-07-29T12:48:00Z">
                      <w:rPr>
                        <w:rFonts w:ascii="Cambria Math" w:hAnsi="Cambria Math"/>
                      </w:rPr>
                    </w:del>
                  </m:ctrlPr>
                </m:mPr>
                <m:mr>
                  <m:e>
                    <w:del w:id="196" w:author="Author" w:date="2017-07-29T12:48:00Z">
                      <m:r>
                        <w:rPr>
                          <w:rFonts w:ascii="Cambria Math" w:hAnsi="Cambria Math"/>
                        </w:rPr>
                        <m:t>1,</m:t>
                      </m:r>
                    </w:del>
                  </m:e>
                  <m:e>
                    <w:del w:id="197" w:author="Author" w:date="2017-07-29T12:48:00Z">
                      <m:r>
                        <m:rPr>
                          <m:sty m:val="p"/>
                        </m:rPr>
                        <w:rPr>
                          <w:rFonts w:ascii="Cambria Math" w:hAnsi="Cambria Math"/>
                        </w:rPr>
                        <m:t xml:space="preserve">if </m:t>
                      </m:r>
                    </w:del>
                    <m:sSub>
                      <m:sSubPr>
                        <m:ctrlPr>
                          <w:del w:id="198" w:author="Author" w:date="2017-07-29T12:48:00Z">
                            <w:rPr>
                              <w:rFonts w:ascii="Cambria Math" w:hAnsi="Cambria Math"/>
                            </w:rPr>
                          </w:del>
                        </m:ctrlPr>
                      </m:sSubPr>
                      <m:e>
                        <w:del w:id="199" w:author="Author" w:date="2017-07-29T12:48:00Z">
                          <m:r>
                            <w:rPr>
                              <w:rFonts w:ascii="Cambria Math" w:hAnsi="Cambria Math"/>
                            </w:rPr>
                            <m:t>β</m:t>
                          </m:r>
                        </w:del>
                      </m:e>
                      <m:sub>
                        <w:del w:id="200" w:author="Author" w:date="2017-07-29T12:48:00Z">
                          <m:r>
                            <w:rPr>
                              <w:rFonts w:ascii="Cambria Math" w:hAnsi="Cambria Math"/>
                            </w:rPr>
                            <m:t>x,y</m:t>
                          </m:r>
                        </w:del>
                      </m:sub>
                    </m:sSub>
                    <w:del w:id="201" w:author="Author" w:date="2017-07-29T12:48:00Z">
                      <m:r>
                        <w:rPr>
                          <w:rFonts w:ascii="Cambria Math" w:hAnsi="Cambria Math"/>
                        </w:rPr>
                        <m:t>≠0</m:t>
                      </m:r>
                      <m:r>
                        <m:rPr>
                          <m:sty m:val="p"/>
                        </m:rPr>
                        <w:rPr>
                          <w:rFonts w:ascii="Cambria Math" w:hAnsi="Cambria Math"/>
                        </w:rPr>
                        <m:t xml:space="preserve">and </m:t>
                      </m:r>
                      <w:commentRangeStart w:id="202"/>
                    </w:del>
                    <m:sSub>
                      <m:sSubPr>
                        <m:ctrlPr>
                          <w:del w:id="203" w:author="Author" w:date="2017-07-29T12:48:00Z">
                            <w:rPr>
                              <w:rFonts w:ascii="Cambria Math" w:hAnsi="Cambria Math"/>
                            </w:rPr>
                          </w:del>
                        </m:ctrlPr>
                      </m:sSubPr>
                      <m:e>
                        <w:del w:id="204" w:author="Author" w:date="2017-07-29T12:48:00Z">
                          <m:r>
                            <w:rPr>
                              <w:rFonts w:ascii="Cambria Math" w:hAnsi="Cambria Math"/>
                            </w:rPr>
                            <m:t>p</m:t>
                          </m:r>
                        </w:del>
                      </m:e>
                      <m:sub>
                        <w:del w:id="205" w:author="Author" w:date="2017-07-29T12:48:00Z">
                          <m:r>
                            <w:rPr>
                              <w:rFonts w:ascii="Cambria Math" w:hAnsi="Cambria Math"/>
                            </w:rPr>
                            <m:t>m,d</m:t>
                          </m:r>
                        </w:del>
                      </m:sub>
                    </m:sSub>
                    <w:commentRangeEnd w:id="202"/>
                    <w:del w:id="206" w:author="Author" w:date="2017-07-29T12:48:00Z">
                      <m:r>
                        <m:rPr>
                          <m:sty m:val="p"/>
                        </m:rPr>
                        <w:rPr>
                          <w:rStyle w:val="CommentReference"/>
                        </w:rPr>
                        <w:commentReference w:id="202"/>
                      </m:r>
                      <m:r>
                        <w:rPr>
                          <w:rFonts w:ascii="Cambria Math" w:hAnsi="Cambria Math"/>
                        </w:rPr>
                        <m:t>&lt;0.01</m:t>
                      </m:r>
                    </w:del>
                  </m:e>
                </m:mr>
                <m:mr>
                  <m:e>
                    <w:del w:id="207" w:author="Author" w:date="2017-07-29T12:48:00Z">
                      <m:r>
                        <w:rPr>
                          <w:rFonts w:ascii="Cambria Math" w:hAnsi="Cambria Math"/>
                        </w:rPr>
                        <m:t>1,</m:t>
                      </m:r>
                    </w:del>
                  </m:e>
                  <m:e>
                    <w:del w:id="208" w:author="Author" w:date="2017-07-29T12:48:00Z">
                      <m:r>
                        <m:rPr>
                          <m:sty m:val="p"/>
                        </m:rPr>
                        <w:rPr>
                          <w:rFonts w:ascii="Cambria Math" w:hAnsi="Cambria Math"/>
                        </w:rPr>
                        <m:t xml:space="preserve">if </m:t>
                      </m:r>
                    </w:del>
                    <m:sSub>
                      <m:sSubPr>
                        <m:ctrlPr>
                          <w:del w:id="209" w:author="Author" w:date="2017-07-29T12:48:00Z">
                            <w:rPr>
                              <w:rFonts w:ascii="Cambria Math" w:hAnsi="Cambria Math"/>
                            </w:rPr>
                          </w:del>
                        </m:ctrlPr>
                      </m:sSubPr>
                      <m:e>
                        <w:del w:id="210" w:author="Author" w:date="2017-07-29T12:48:00Z">
                          <m:r>
                            <w:rPr>
                              <w:rFonts w:ascii="Cambria Math" w:hAnsi="Cambria Math"/>
                            </w:rPr>
                            <m:t>β</m:t>
                          </m:r>
                        </w:del>
                      </m:e>
                      <m:sub>
                        <w:del w:id="211" w:author="Author" w:date="2017-07-29T12:48:00Z">
                          <m:r>
                            <w:rPr>
                              <w:rFonts w:ascii="Cambria Math" w:hAnsi="Cambria Math"/>
                            </w:rPr>
                            <m:t>x,y</m:t>
                          </m:r>
                        </w:del>
                      </m:sub>
                    </m:sSub>
                    <w:del w:id="212" w:author="Author" w:date="2017-07-29T12:48:00Z">
                      <m:r>
                        <w:rPr>
                          <w:rFonts w:ascii="Cambria Math" w:hAnsi="Cambria Math"/>
                        </w:rPr>
                        <m:t>=0</m:t>
                      </m:r>
                      <m:r>
                        <m:rPr>
                          <m:sty m:val="p"/>
                        </m:rPr>
                        <w:rPr>
                          <w:rFonts w:ascii="Cambria Math" w:hAnsi="Cambria Math"/>
                        </w:rPr>
                        <m:t xml:space="preserve">and </m:t>
                      </m:r>
                    </w:del>
                    <m:sSub>
                      <m:sSubPr>
                        <m:ctrlPr>
                          <w:del w:id="213" w:author="Author" w:date="2017-07-29T12:48:00Z">
                            <w:rPr>
                              <w:rFonts w:ascii="Cambria Math" w:hAnsi="Cambria Math"/>
                            </w:rPr>
                          </w:del>
                        </m:ctrlPr>
                      </m:sSubPr>
                      <m:e>
                        <w:del w:id="214" w:author="Author" w:date="2017-07-29T12:48:00Z">
                          <m:r>
                            <w:rPr>
                              <w:rFonts w:ascii="Cambria Math" w:hAnsi="Cambria Math"/>
                            </w:rPr>
                            <m:t>p</m:t>
                          </m:r>
                        </w:del>
                      </m:e>
                      <m:sub>
                        <w:del w:id="215" w:author="Author" w:date="2017-07-29T12:48:00Z">
                          <m:r>
                            <w:rPr>
                              <w:rFonts w:ascii="Cambria Math" w:hAnsi="Cambria Math"/>
                            </w:rPr>
                            <m:t>m,d</m:t>
                          </m:r>
                        </w:del>
                      </m:sub>
                    </m:sSub>
                    <w:del w:id="216" w:author="Author" w:date="2017-07-29T12:48:00Z">
                      <m:r>
                        <w:rPr>
                          <w:rFonts w:ascii="Cambria Math" w:hAnsi="Cambria Math"/>
                        </w:rPr>
                        <m:t>&gt;0.1</m:t>
                      </m:r>
                    </w:del>
                  </m:e>
                </m:mr>
                <m:mr>
                  <m:e>
                    <w:del w:id="217" w:author="Author" w:date="2017-07-29T12:48:00Z">
                      <m:r>
                        <w:rPr>
                          <w:rFonts w:ascii="Cambria Math" w:hAnsi="Cambria Math"/>
                        </w:rPr>
                        <m:t>0,</m:t>
                      </m:r>
                    </w:del>
                  </m:e>
                  <m:e>
                    <w:del w:id="218" w:author="Author" w:date="2017-07-29T12:48:00Z">
                      <m:r>
                        <m:rPr>
                          <m:sty m:val="p"/>
                        </m:rPr>
                        <w:rPr>
                          <w:rFonts w:ascii="Cambria Math" w:hAnsi="Cambria Math"/>
                        </w:rPr>
                        <m:t>otherwise</m:t>
                      </m:r>
                    </w:del>
                  </m:e>
                </m:mr>
              </m:m>
            </m:e>
          </m:d>
        </m:oMath>
      </m:oMathPara>
    </w:p>
    <w:p w14:paraId="16885066" w14:textId="77777777" w:rsidR="00AD7651" w:rsidRDefault="005B6599">
      <w:pPr>
        <w:pStyle w:val="BodyText"/>
        <w:pPrChange w:id="219" w:author="Author" w:date="2017-07-29T12:48:00Z">
          <w:pPr>
            <w:pStyle w:val="FirstParagraph"/>
          </w:pPr>
        </w:pPrChange>
      </w:pPr>
      <w:moveFromRangeStart w:id="220" w:author="Author" w:date="2017-07-29T12:48:00Z" w:name="move489095873"/>
      <w:moveFrom w:id="221" w:author="Author" w:date="2017-07-29T12:48:00Z">
        <w:r>
          <w:rPr>
            <w:b/>
          </w:rPr>
          <w:t>Strategy</w:t>
        </w:r>
      </w:moveFrom>
    </w:p>
    <w:moveFromRangeEnd w:id="220"/>
    <w:p w14:paraId="7F87E9E0" w14:textId="77777777" w:rsidR="001B7121" w:rsidRDefault="00AC40E0">
      <w:pPr>
        <w:pStyle w:val="BodyText"/>
        <w:rPr>
          <w:del w:id="222" w:author="Author" w:date="2017-07-29T12:48:00Z"/>
        </w:rPr>
      </w:pPr>
      <w:del w:id="223" w:author="Author" w:date="2017-07-29T12:48:00Z">
        <w:r>
          <w:delText>For each training dataset</w:delText>
        </w:r>
      </w:del>
      <w:moveFromRangeStart w:id="224" w:author="Author" w:date="2017-07-29T12:48:00Z" w:name="move489095874"/>
      <w:moveFrom w:id="225" w:author="Author" w:date="2017-07-29T12:48:00Z">
        <w:r w:rsidR="005B6599">
          <w:t xml:space="preserve"> we record a set of 53 metrics </w:t>
        </w:r>
        <m:oMath>
          <m:sSub>
            <m:sSubPr>
              <m:ctrlPr>
                <w:rPr>
                  <w:rFonts w:ascii="Cambria Math" w:hAnsi="Cambria Math"/>
                </w:rPr>
              </m:ctrlPr>
            </m:sSubPr>
            <m:e>
              <m:r>
                <m:rPr>
                  <m:sty m:val="b"/>
                </m:rPr>
                <w:rPr>
                  <w:rFonts w:ascii="Cambria Math" w:hAnsi="Cambria Math"/>
                </w:rPr>
                <m:t>z</m:t>
              </m:r>
            </m:e>
            <m:sub>
              <m:r>
                <w:rPr>
                  <w:rFonts w:ascii="Cambria Math" w:hAnsi="Cambria Math"/>
                </w:rPr>
                <m:t>d</m:t>
              </m:r>
            </m:sub>
          </m:sSub>
        </m:oMath>
        <w:r w:rsidR="005B6599">
          <w:t xml:space="preserve"> (Supplementary table 3), and an outcome </w:t>
        </w:r>
        <m:oMath>
          <m:sSub>
            <m:sSubPr>
              <m:ctrlPr>
                <w:rPr>
                  <w:rFonts w:ascii="Cambria Math" w:hAnsi="Cambria Math"/>
                </w:rPr>
              </m:ctrlPr>
            </m:sSubPr>
            <m:e>
              <m:r>
                <w:rPr>
                  <w:rFonts w:ascii="Cambria Math" w:hAnsi="Cambria Math"/>
                </w:rPr>
                <m:t>O</m:t>
              </m:r>
            </m:e>
            <m:sub>
              <m:r>
                <w:rPr>
                  <w:rFonts w:ascii="Cambria Math" w:hAnsi="Cambria Math"/>
                </w:rPr>
                <m:t>w,d</m:t>
              </m:r>
            </m:sub>
          </m:sSub>
        </m:oMath>
        <w:r w:rsidR="005B6599">
          <w:t xml:space="preserve">, which is a measure of how well that method performed for each particular simulated </w:t>
        </w:r>
      </w:moveFrom>
      <w:moveFromRangeEnd w:id="224"/>
      <w:del w:id="226" w:author="Author" w:date="2017-07-29T12:48:00Z">
        <w:r>
          <w:delText xml:space="preserve">dataset. For each of our 28 methods, we need to create a model that predicts the performance of the method based on metrics generated from a dataset. To do this, for each method we train </w:delText>
        </w:r>
        <w:r w:rsidR="00634617">
          <w:delText xml:space="preserve">a </w:delText>
        </w:r>
        <w:r>
          <w:delText xml:space="preserve">random </w:delText>
        </w:r>
        <w:r w:rsidR="00634617">
          <w:delText xml:space="preserve">decision </w:delText>
        </w:r>
        <w:r>
          <w:delText xml:space="preserve">forest to predict that method's performance using the dataset's metrics. </w:delText>
        </w:r>
        <w:commentRangeStart w:id="227"/>
        <w:r>
          <w:delText>The random forest approach is well suited to this problem because there are likely to be non-continuous combinations of different metrics that improve on prediction over, for example, a simple linear model that does not learn about interactions.</w:delText>
        </w:r>
        <w:commentRangeEnd w:id="227"/>
        <w:r w:rsidR="008B4F01">
          <w:rPr>
            <w:rStyle w:val="CommentReference"/>
          </w:rPr>
          <w:commentReference w:id="227"/>
        </w:r>
      </w:del>
    </w:p>
    <w:p w14:paraId="56D31CDD" w14:textId="77777777" w:rsidR="00AD7651" w:rsidRDefault="00AC40E0">
      <w:pPr>
        <w:pStyle w:val="BodyText"/>
      </w:pPr>
      <w:commentRangeStart w:id="228"/>
      <w:del w:id="229" w:author="Author" w:date="2017-07-29T12:48:00Z">
        <w:r>
          <w:delText>A</w:delText>
        </w:r>
        <w:r w:rsidR="008B4F01">
          <w:delText>s a</w:delText>
        </w:r>
        <w:r>
          <w:delText xml:space="preserve"> simple hypothetical example - if a dataset has</w:delText>
        </w:r>
      </w:del>
      <w:moveFromRangeStart w:id="230" w:author="Author" w:date="2017-07-29T12:48:00Z" w:name="move489095875"/>
      <w:moveFrom w:id="231" w:author="Author" w:date="2017-07-29T12:48:00Z">
        <w:r w:rsidR="005B6599">
          <w:t xml:space="preserve"> a single outlier but is otherwise exhibiting no heterogeneity then the following methods could arguably perform well:</w:t>
        </w:r>
      </w:moveFrom>
    </w:p>
    <w:p w14:paraId="7C0728C4" w14:textId="77777777" w:rsidR="00AD7651" w:rsidRDefault="005B6599">
      <w:pPr>
        <w:pStyle w:val="Compact"/>
        <w:numPr>
          <w:ilvl w:val="0"/>
          <w:numId w:val="5"/>
        </w:numPr>
        <w:pPrChange w:id="232" w:author="Author" w:date="2017-07-29T12:48:00Z">
          <w:pPr>
            <w:pStyle w:val="Compact"/>
            <w:numPr>
              <w:numId w:val="7"/>
            </w:numPr>
            <w:tabs>
              <w:tab w:val="num" w:pos="0"/>
            </w:tabs>
            <w:ind w:left="480" w:hanging="480"/>
          </w:pPr>
        </w:pPrChange>
      </w:pPr>
      <w:moveFrom w:id="233" w:author="Author" w:date="2017-07-29T12:48:00Z">
        <w:r>
          <w:t>an IVW fixed effects analysis with the outlier removed, should the Steiger test be able to detect the outlier</w:t>
        </w:r>
      </w:moveFrom>
    </w:p>
    <w:p w14:paraId="39B3E948" w14:textId="77777777" w:rsidR="00AD7651" w:rsidRDefault="005B6599">
      <w:pPr>
        <w:pStyle w:val="Compact"/>
        <w:numPr>
          <w:ilvl w:val="0"/>
          <w:numId w:val="5"/>
        </w:numPr>
        <w:pPrChange w:id="234" w:author="Author" w:date="2017-07-29T12:48:00Z">
          <w:pPr>
            <w:pStyle w:val="Compact"/>
            <w:numPr>
              <w:numId w:val="7"/>
            </w:numPr>
            <w:tabs>
              <w:tab w:val="num" w:pos="0"/>
            </w:tabs>
            <w:ind w:left="480" w:hanging="480"/>
          </w:pPr>
        </w:pPrChange>
      </w:pPr>
      <w:moveFrom w:id="235" w:author="Author" w:date="2017-07-29T12:48:00Z">
        <w:r>
          <w:t>a median based approach</w:t>
        </w:r>
      </w:moveFrom>
    </w:p>
    <w:p w14:paraId="69655CCB" w14:textId="77777777" w:rsidR="001B7121" w:rsidRDefault="005B6599">
      <w:pPr>
        <w:pStyle w:val="Compact"/>
        <w:numPr>
          <w:ilvl w:val="0"/>
          <w:numId w:val="7"/>
        </w:numPr>
        <w:rPr>
          <w:del w:id="236" w:author="Author" w:date="2017-07-29T12:48:00Z"/>
        </w:rPr>
      </w:pPr>
      <w:moveFrom w:id="237" w:author="Author" w:date="2017-07-29T12:48:00Z">
        <w:r>
          <w:t>a mode based approach</w:t>
        </w:r>
      </w:moveFrom>
      <w:moveFromRangeEnd w:id="230"/>
      <w:commentRangeEnd w:id="228"/>
      <w:del w:id="238" w:author="Author" w:date="2017-07-29T12:48:00Z">
        <w:r w:rsidR="008B4F01">
          <w:rPr>
            <w:rStyle w:val="CommentReference"/>
          </w:rPr>
          <w:commentReference w:id="228"/>
        </w:r>
      </w:del>
    </w:p>
    <w:p w14:paraId="34E1E26C" w14:textId="77777777" w:rsidR="001B7121" w:rsidRDefault="005B6599">
      <w:pPr>
        <w:pStyle w:val="FirstParagraph"/>
        <w:rPr>
          <w:del w:id="239" w:author="Author" w:date="2017-07-29T12:48:00Z"/>
        </w:rPr>
      </w:pPr>
      <w:moveFromRangeStart w:id="240" w:author="Author" w:date="2017-07-29T12:48:00Z" w:name="move489095876"/>
      <w:moveFrom w:id="241" w:author="Author" w:date="2017-07-29T12:48:00Z">
        <w:r>
          <w:t>deciding between these methods requires finding, in general, which will minimise false discovery rates and maximise true positive rates for that particular scenario.</w:t>
        </w:r>
      </w:moveFrom>
      <w:moveFromRangeEnd w:id="240"/>
    </w:p>
    <w:p w14:paraId="54F2144A" w14:textId="37C9E296" w:rsidR="00AD7651" w:rsidRDefault="00AC40E0">
      <w:pPr>
        <w:pStyle w:val="BodyText"/>
      </w:pPr>
      <w:del w:id="242" w:author="Author" w:date="2017-07-29T12:48:00Z">
        <w:r>
          <w:delText>Having generated random forest decision trees for each of the 28 methods using 133,000 of the simulations, we then applied them to the remaining 67,000 datasets to predict which method would have the highest performance for each of the remaining datasets.</w:delText>
        </w:r>
      </w:del>
      <w:moveFromRangeStart w:id="243" w:author="Author" w:date="2017-07-29T12:48:00Z" w:name="move489095877"/>
      <w:moveFrom w:id="244" w:author="Author" w:date="2017-07-29T12:48:00Z">
        <w:r w:rsidR="005B6599">
          <w:t xml:space="preserve"> Finally we compare the performance of the method selected by the MoE against all remaining methods. The default settings for the </w:t>
        </w:r>
        <w:r w:rsidR="005B6599">
          <w:rPr>
            <w:rStyle w:val="VerbatimChar"/>
          </w:rPr>
          <w:t>randomForest</w:t>
        </w:r>
        <w:r w:rsidR="005B6599">
          <w:t xml:space="preserve"> package in R (</w:t>
        </w:r>
      </w:moveFrom>
      <w:moveFromRangeEnd w:id="243"/>
      <w:del w:id="245" w:author="Author" w:date="2017-07-29T12:48:00Z">
        <w:r>
          <w:delText xml:space="preserve">17) </w:delText>
        </w:r>
        <w:r w:rsidR="00BA2A3E">
          <w:delText xml:space="preserve">were </w:delText>
        </w:r>
        <w:r>
          <w:delText xml:space="preserve">used to train the models. </w:delText>
        </w:r>
      </w:del>
      <w:r w:rsidR="005B6599">
        <w:t>MR-</w:t>
      </w:r>
      <w:proofErr w:type="spellStart"/>
      <w:r w:rsidR="005B6599">
        <w:t>MoE</w:t>
      </w:r>
      <w:proofErr w:type="spellEnd"/>
      <w:r w:rsidR="005B6599">
        <w:t xml:space="preserve"> 1.0 is implemented in the TwoSampleMR R package available at </w:t>
      </w:r>
      <w:hyperlink r:id="rId10">
        <w:r w:rsidR="005B6599">
          <w:rPr>
            <w:rStyle w:val="Hyperlink"/>
          </w:rPr>
          <w:t>github.com/MRCIEU/</w:t>
        </w:r>
        <w:proofErr w:type="spellStart"/>
        <w:r w:rsidR="005B6599">
          <w:rPr>
            <w:rStyle w:val="Hyperlink"/>
          </w:rPr>
          <w:t>TwoSampleMR</w:t>
        </w:r>
        <w:proofErr w:type="spellEnd"/>
      </w:hyperlink>
      <w:r w:rsidR="005B6599">
        <w:rPr>
          <w:rPrChange w:id="246" w:author="Author" w:date="2017-07-29T12:48:00Z">
            <w:rPr>
              <w:rStyle w:val="Hyperlink"/>
            </w:rPr>
          </w:rPrChange>
        </w:rPr>
        <w:t xml:space="preserve"> </w:t>
      </w:r>
      <w:del w:id="247" w:author="Author" w:date="2017-07-29T12:48:00Z">
        <w:r w:rsidR="00AB3242" w:rsidRPr="00702ECF">
          <w:rPr>
            <w:rStyle w:val="Hyperlink"/>
            <w:highlight w:val="yellow"/>
          </w:rPr>
          <w:delText>[citation]</w:delText>
        </w:r>
        <w:r w:rsidRPr="00702ECF">
          <w:rPr>
            <w:highlight w:val="yellow"/>
          </w:rPr>
          <w:delText>.</w:delText>
        </w:r>
      </w:del>
      <w:ins w:id="248" w:author="Author" w:date="2017-07-29T12:48:00Z">
        <w:r w:rsidR="005B6599">
          <w:t>(11).</w:t>
        </w:r>
      </w:ins>
    </w:p>
    <w:p w14:paraId="66012E0D" w14:textId="77777777" w:rsidR="00AD7651" w:rsidRDefault="005B6599">
      <w:pPr>
        <w:pStyle w:val="Heading3"/>
      </w:pPr>
      <w:bookmarkStart w:id="249" w:name="graph-database-of-mr-estimates"/>
      <w:bookmarkEnd w:id="249"/>
      <w:r>
        <w:t>Graph database of MR estimates</w:t>
      </w:r>
    </w:p>
    <w:p w14:paraId="56509A63" w14:textId="57065D9F" w:rsidR="00AD7651" w:rsidRDefault="005B6599">
      <w:pPr>
        <w:pStyle w:val="FirstParagraph"/>
      </w:pPr>
      <w:r>
        <w:t>The set of MR estimates obtained from this analysis</w:t>
      </w:r>
      <w:ins w:id="250" w:author="Author" w:date="2017-07-29T12:48:00Z">
        <w:r>
          <w:t>, and the summary-sets used to generate them,</w:t>
        </w:r>
      </w:ins>
      <w:r>
        <w:t xml:space="preserve"> are </w:t>
      </w:r>
      <w:del w:id="251" w:author="Author" w:date="2017-07-29T12:48:00Z">
        <w:r w:rsidR="00AC40E0">
          <w:delText>recorded</w:delText>
        </w:r>
      </w:del>
      <w:ins w:id="252" w:author="Author" w:date="2017-07-29T12:48:00Z">
        <w:r>
          <w:t>deposited</w:t>
        </w:r>
      </w:ins>
      <w:r>
        <w:t xml:space="preserve"> in a Neo4j graph database. </w:t>
      </w:r>
      <w:ins w:id="253" w:author="Author" w:date="2017-07-29T12:48:00Z">
        <w:r>
          <w:t xml:space="preserve">Here nodes representations exist for traits and SNPs; and relationship representations exist for SNP-trait associations and trait-trait MR estimates. </w:t>
        </w:r>
      </w:ins>
      <w:r>
        <w:t xml:space="preserve">Because each </w:t>
      </w:r>
      <w:ins w:id="254" w:author="Author" w:date="2017-07-29T12:48:00Z">
        <w:r>
          <w:t xml:space="preserve">trait-trait </w:t>
        </w:r>
      </w:ins>
      <w:r>
        <w:t xml:space="preserve">association has up to 28 different </w:t>
      </w:r>
      <w:ins w:id="255" w:author="Author" w:date="2017-07-29T12:48:00Z">
        <w:r>
          <w:t xml:space="preserve">MR </w:t>
        </w:r>
      </w:ins>
      <w:r>
        <w:t xml:space="preserve">estimates, for simplicity we </w:t>
      </w:r>
      <w:ins w:id="256" w:author="Author" w:date="2017-07-29T12:48:00Z">
        <w:r>
          <w:t xml:space="preserve">also </w:t>
        </w:r>
      </w:ins>
      <w:r>
        <w:t xml:space="preserve">distill this down to a </w:t>
      </w:r>
      <w:ins w:id="257" w:author="Author" w:date="2017-07-29T12:48:00Z">
        <w:r>
          <w:t xml:space="preserve">third relationship type comprising a </w:t>
        </w:r>
      </w:ins>
      <w:r>
        <w:t xml:space="preserve">single 'best estimate' for each </w:t>
      </w:r>
      <w:ins w:id="258" w:author="Author" w:date="2017-07-29T12:48:00Z">
        <w:r>
          <w:t xml:space="preserve">trait-trait </w:t>
        </w:r>
      </w:ins>
      <w:r>
        <w:t>association using the following rules:</w:t>
      </w:r>
    </w:p>
    <w:p w14:paraId="6D3FB6DB" w14:textId="77777777" w:rsidR="00AD7651" w:rsidRDefault="005B6599">
      <w:pPr>
        <w:pStyle w:val="Compact"/>
        <w:numPr>
          <w:ilvl w:val="0"/>
          <w:numId w:val="4"/>
        </w:numPr>
        <w:pPrChange w:id="259" w:author="Author" w:date="2017-07-29T12:48:00Z">
          <w:pPr>
            <w:pStyle w:val="Compact"/>
            <w:numPr>
              <w:numId w:val="8"/>
            </w:numPr>
            <w:tabs>
              <w:tab w:val="num" w:pos="0"/>
            </w:tabs>
            <w:ind w:left="480" w:hanging="480"/>
          </w:pPr>
        </w:pPrChange>
      </w:pPr>
      <w:r>
        <w:t>If the number of variants after Steiger filtering is greater than 5 then apply the MoE to obtain the best method</w:t>
      </w:r>
    </w:p>
    <w:p w14:paraId="4056E92B" w14:textId="77777777" w:rsidR="00AD7651" w:rsidRDefault="005B6599">
      <w:pPr>
        <w:pStyle w:val="Compact"/>
        <w:numPr>
          <w:ilvl w:val="0"/>
          <w:numId w:val="4"/>
        </w:numPr>
        <w:pPrChange w:id="260" w:author="Author" w:date="2017-07-29T12:48:00Z">
          <w:pPr>
            <w:pStyle w:val="Compact"/>
            <w:numPr>
              <w:numId w:val="8"/>
            </w:numPr>
            <w:tabs>
              <w:tab w:val="num" w:pos="0"/>
            </w:tabs>
            <w:ind w:left="480" w:hanging="480"/>
          </w:pPr>
        </w:pPrChange>
      </w:pPr>
      <w:r>
        <w:t>If the number of variants after Steiger filtering is less than or equal to 5 but greater than 1 then use the IVW random effects approach on the filtered set of variants</w:t>
      </w:r>
    </w:p>
    <w:p w14:paraId="613BE8F7" w14:textId="77777777" w:rsidR="00AD7651" w:rsidRDefault="005B6599">
      <w:pPr>
        <w:pStyle w:val="Compact"/>
        <w:numPr>
          <w:ilvl w:val="0"/>
          <w:numId w:val="4"/>
        </w:numPr>
        <w:pPrChange w:id="261" w:author="Author" w:date="2017-07-29T12:48:00Z">
          <w:pPr>
            <w:pStyle w:val="Compact"/>
            <w:numPr>
              <w:numId w:val="8"/>
            </w:numPr>
            <w:tabs>
              <w:tab w:val="num" w:pos="0"/>
            </w:tabs>
            <w:ind w:left="480" w:hanging="480"/>
          </w:pPr>
        </w:pPrChange>
      </w:pPr>
      <w:r>
        <w:t>If there is 1 variant retained in the Steiger approach then use the Wald ratio on the remaining variant</w:t>
      </w:r>
    </w:p>
    <w:p w14:paraId="52653D79" w14:textId="77777777" w:rsidR="00AD7651" w:rsidRDefault="005B6599">
      <w:pPr>
        <w:pStyle w:val="Compact"/>
        <w:numPr>
          <w:ilvl w:val="0"/>
          <w:numId w:val="4"/>
        </w:numPr>
        <w:pPrChange w:id="262" w:author="Author" w:date="2017-07-29T12:48:00Z">
          <w:pPr>
            <w:pStyle w:val="Compact"/>
            <w:numPr>
              <w:numId w:val="8"/>
            </w:numPr>
            <w:tabs>
              <w:tab w:val="num" w:pos="0"/>
            </w:tabs>
            <w:ind w:left="480" w:hanging="480"/>
          </w:pPr>
        </w:pPrChange>
      </w:pPr>
      <w:r>
        <w:t>If there are no variants remaining after Steiger filtering then declare no causal association.</w:t>
      </w:r>
    </w:p>
    <w:p w14:paraId="10F41A76" w14:textId="546AB0FE" w:rsidR="00AD7651" w:rsidRDefault="005B6599">
      <w:pPr>
        <w:pStyle w:val="FirstParagraph"/>
      </w:pPr>
      <w:r>
        <w:t xml:space="preserve">For specific hypotheses we strongly recommend that estimates from all sensitivity analyses are scrutinised and reported. The graph can be queried directly using the cypher language </w:t>
      </w:r>
      <w:commentRangeStart w:id="263"/>
      <w:r>
        <w:t xml:space="preserve">at </w:t>
      </w:r>
      <w:del w:id="264" w:author="Author" w:date="2017-07-29T12:48:00Z">
        <w:r w:rsidR="00B045B5">
          <w:fldChar w:fldCharType="begin"/>
        </w:r>
        <w:r w:rsidR="00B045B5">
          <w:delInstrText xml:space="preserve"> HYPERLINK "http://shark.epi.bris.ac.uk:7474/browser/" \h </w:delInstrText>
        </w:r>
        <w:r w:rsidR="00B045B5">
          <w:fldChar w:fldCharType="separate"/>
        </w:r>
        <w:r w:rsidR="00AC40E0">
          <w:rPr>
            <w:rStyle w:val="Hyperlink"/>
          </w:rPr>
          <w:delText>http://shark.epi.bris.ac.uk:7474/browser/</w:delText>
        </w:r>
        <w:r w:rsidR="00B045B5">
          <w:rPr>
            <w:rStyle w:val="Hyperlink"/>
          </w:rPr>
          <w:fldChar w:fldCharType="end"/>
        </w:r>
      </w:del>
      <w:ins w:id="265" w:author="Author" w:date="2017-07-29T12:48:00Z">
        <w:r>
          <w:fldChar w:fldCharType="begin"/>
        </w:r>
        <w:r>
          <w:instrText xml:space="preserve"> HYPERLINK "http://eve-neo4j.mrbase.org" \h </w:instrText>
        </w:r>
        <w:r>
          <w:fldChar w:fldCharType="separate"/>
        </w:r>
        <w:r>
          <w:rPr>
            <w:rStyle w:val="Hyperlink"/>
          </w:rPr>
          <w:t>http://eve-neo4j.mrbase.org</w:t>
        </w:r>
        <w:r>
          <w:rPr>
            <w:rStyle w:val="Hyperlink"/>
          </w:rPr>
          <w:fldChar w:fldCharType="end"/>
        </w:r>
      </w:ins>
      <w:r>
        <w:t xml:space="preserve"> or through a basic web interface at </w:t>
      </w:r>
      <w:del w:id="266" w:author="Author" w:date="2017-07-29T12:48:00Z">
        <w:r w:rsidR="00B045B5">
          <w:fldChar w:fldCharType="begin"/>
        </w:r>
        <w:r w:rsidR="00B045B5">
          <w:delInstrText xml:space="preserve"> HYPERLINK "http://shark.epi.bris.ac.uk:3838" \h </w:delInstrText>
        </w:r>
        <w:r w:rsidR="00B045B5">
          <w:fldChar w:fldCharType="separate"/>
        </w:r>
        <w:r w:rsidR="00AC40E0">
          <w:rPr>
            <w:rStyle w:val="Hyperlink"/>
          </w:rPr>
          <w:delText>http://shark.epi.bris.ac.uk:3838</w:delText>
        </w:r>
        <w:r w:rsidR="00B045B5">
          <w:rPr>
            <w:rStyle w:val="Hyperlink"/>
          </w:rPr>
          <w:fldChar w:fldCharType="end"/>
        </w:r>
        <w:r w:rsidR="00AC40E0">
          <w:delText>.</w:delText>
        </w:r>
        <w:commentRangeEnd w:id="263"/>
        <w:r w:rsidR="00DD7470">
          <w:rPr>
            <w:rStyle w:val="CommentReference"/>
          </w:rPr>
          <w:commentReference w:id="263"/>
        </w:r>
      </w:del>
      <w:ins w:id="267" w:author="Author" w:date="2017-07-29T12:48:00Z">
        <w:r>
          <w:fldChar w:fldCharType="begin"/>
        </w:r>
        <w:r>
          <w:instrText xml:space="preserve"> HYPERLINK "http://eve.mrbase.org" \h </w:instrText>
        </w:r>
        <w:r>
          <w:fldChar w:fldCharType="separate"/>
        </w:r>
        <w:r>
          <w:rPr>
            <w:rStyle w:val="Hyperlink"/>
          </w:rPr>
          <w:t>http://eve.mrbase.org</w:t>
        </w:r>
        <w:r>
          <w:rPr>
            <w:rStyle w:val="Hyperlink"/>
          </w:rPr>
          <w:fldChar w:fldCharType="end"/>
        </w:r>
        <w:r>
          <w:t>.</w:t>
        </w:r>
      </w:ins>
    </w:p>
    <w:p w14:paraId="7FA7C9A0" w14:textId="77777777" w:rsidR="00AD7651" w:rsidRDefault="005B6599">
      <w:pPr>
        <w:pStyle w:val="Heading2"/>
      </w:pPr>
      <w:bookmarkStart w:id="268" w:name="results"/>
      <w:bookmarkEnd w:id="268"/>
      <w:r>
        <w:lastRenderedPageBreak/>
        <w:t>Results</w:t>
      </w:r>
    </w:p>
    <w:p w14:paraId="62EEF822" w14:textId="77777777" w:rsidR="00AD7651" w:rsidRDefault="005B6599">
      <w:pPr>
        <w:pStyle w:val="Heading3"/>
      </w:pPr>
      <w:bookmarkStart w:id="269" w:name="steiger-filtering-improves-reliability"/>
      <w:bookmarkEnd w:id="269"/>
      <w:r>
        <w:t>Steiger filtering improves reliability</w:t>
      </w:r>
    </w:p>
    <w:p w14:paraId="04B217AE" w14:textId="29083D90" w:rsidR="00AD7651" w:rsidRDefault="005B6599">
      <w:pPr>
        <w:pStyle w:val="FirstParagraph"/>
      </w:pPr>
      <w:r>
        <w:t xml:space="preserve">As statistical power for GWAS studies improves the likelihood of a significant association being discovered that doesn't act primarily on the trait of interest increases (Figure 1a). We evaluated the efficacy of the Steiger filtering approach for improving instrument selection using 100,000 simulated </w:t>
      </w:r>
      <w:del w:id="270" w:author="Author" w:date="2017-07-29T12:48:00Z">
        <w:r w:rsidR="00AC40E0">
          <w:delText>datasets</w:delText>
        </w:r>
      </w:del>
      <w:ins w:id="271" w:author="Author" w:date="2017-07-29T12:48:00Z">
        <w:r>
          <w:t>summary-sets</w:t>
        </w:r>
      </w:ins>
      <w:r>
        <w:t xml:space="preserve"> comprising both null and non-null causal models. For each </w:t>
      </w:r>
      <w:del w:id="272" w:author="Author" w:date="2017-07-29T12:48:00Z">
        <w:r w:rsidR="00AC40E0">
          <w:delText>dataset</w:delText>
        </w:r>
      </w:del>
      <w:ins w:id="273" w:author="Author" w:date="2017-07-29T12:48:00Z">
        <w:r>
          <w:t>summary-set</w:t>
        </w:r>
      </w:ins>
      <w:r>
        <w:t>, instruments were selected based on the tophits strategy and the Steiger filtering strategy, and MR was performed using 14 different methods based on instruments selected from each of these strategies.</w:t>
      </w:r>
    </w:p>
    <w:p w14:paraId="3F433432" w14:textId="77777777" w:rsidR="00AD7651" w:rsidRDefault="005B6599">
      <w:pPr>
        <w:pStyle w:val="BodyText"/>
      </w:pPr>
      <w:r>
        <w:t>Figure 1b shows that the tophits strategy led to over half of the instruments being primarily associated with either confounders or the outcome phenotype, not the exposure phenotype. The proportion of invalid instruments due to reverse cause increased as GWAS discovery sample size increased. Applying Steiger filtering reduced this to 25%. Consequently, the false discovery rates (FDR) for 12 of the 14 methods reduced substantially when applied using Steiger filtered instruments (Figure 1c). The true positive rates for the methods based on Steiger filtering did however reduce slightly for 10 of the 14 methods.</w:t>
      </w:r>
    </w:p>
    <w:p w14:paraId="10362EAB" w14:textId="77777777" w:rsidR="00AD7651" w:rsidRDefault="005B6599">
      <w:pPr>
        <w:pStyle w:val="Heading3"/>
      </w:pPr>
      <w:bookmarkStart w:id="274" w:name="mixture-of-experts-method-selection-impr"/>
      <w:bookmarkEnd w:id="274"/>
      <w:r>
        <w:t>Mixture of experts method selection improves over any single method</w:t>
      </w:r>
    </w:p>
    <w:p w14:paraId="09A91B0F" w14:textId="3C2E7C1A" w:rsidR="00AD7651" w:rsidRDefault="005B6599">
      <w:pPr>
        <w:pStyle w:val="FirstParagraph"/>
      </w:pPr>
      <w:r>
        <w:t xml:space="preserve">Following evidence that the Steiger filtering approach can improve on existing methods, we next hypothesised that a mixture of experts (MoE) model would be able to predict the most appropriate of the 28 MR methods and instrument selection strategies to apply to a particular </w:t>
      </w:r>
      <w:del w:id="275" w:author="Author" w:date="2017-07-29T12:48:00Z">
        <w:r w:rsidR="00AC40E0">
          <w:delText>dataset</w:delText>
        </w:r>
      </w:del>
      <w:ins w:id="276" w:author="Author" w:date="2017-07-29T12:48:00Z">
        <w:r>
          <w:t>summary-set</w:t>
        </w:r>
      </w:ins>
      <w:r>
        <w:t xml:space="preserve"> based on its characteristics (Figure 2).</w:t>
      </w:r>
    </w:p>
    <w:p w14:paraId="377FC61F" w14:textId="22B771A6" w:rsidR="00AD7651" w:rsidRDefault="005B6599">
      <w:pPr>
        <w:pStyle w:val="BodyText"/>
      </w:pPr>
      <w:commentRangeStart w:id="277"/>
      <w:commentRangeStart w:id="278"/>
      <w:r>
        <w:t>The ability to predict the performance for each of these methods is shown in Supplementary table 2</w:t>
      </w:r>
      <w:del w:id="279" w:author="Author" w:date="2017-07-29T12:48:00Z">
        <w:r w:rsidR="00AC40E0">
          <w:delText xml:space="preserve">, with prediction </w:delTex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AC40E0">
          <w:delText xml:space="preserve"> ranging between 0.04 and 0.24</w:delText>
        </w:r>
        <w:commentRangeEnd w:id="277"/>
        <w:r w:rsidR="00533A6D">
          <w:rPr>
            <w:rStyle w:val="CommentReference"/>
          </w:rPr>
          <w:commentReference w:id="277"/>
        </w:r>
      </w:del>
      <w:commentRangeEnd w:id="278"/>
      <w:r w:rsidR="00C20891">
        <w:rPr>
          <w:rStyle w:val="CommentReference"/>
        </w:rPr>
        <w:commentReference w:id="278"/>
      </w:r>
      <w:del w:id="280" w:author="Author" w:date="2017-07-29T12:48:00Z">
        <w:r w:rsidR="00AC40E0">
          <w:delText xml:space="preserve">. </w:delText>
        </w:r>
        <w:commentRangeStart w:id="281"/>
        <w:commentRangeStart w:id="282"/>
        <w:r w:rsidR="00AC40E0">
          <w:delText>The dataset</w:delText>
        </w:r>
      </w:del>
      <w:ins w:id="283" w:author="Author" w:date="2017-07-29T12:48:00Z">
        <w:r>
          <w:t xml:space="preserve">. The prediction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whether a summary-set's status was truly null (</w:t>
        </w:r>
        <m:oMath>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=0</m:t>
          </m:r>
        </m:oMath>
        <w:r>
          <w:t>) or non-null (</w:t>
        </w:r>
        <m:oMath>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≠0</m:t>
          </m:r>
        </m:oMath>
        <w:r>
          <w:t>) ag</w:t>
        </w:r>
        <w:proofErr w:type="spellStart"/>
        <w:r>
          <w:t>ainst</w:t>
        </w:r>
        <w:proofErr w:type="spellEnd"/>
        <w:r>
          <w:t xml:space="preserve"> the method's prediction of the summary-set's status, ranged between 0.04 and 0.24. The method performance prediction was most effective for the Egger random effects model with </w:t>
        </w:r>
        <w:proofErr w:type="spellStart"/>
        <w:r>
          <w:t>Steiger</w:t>
        </w:r>
        <w:proofErr w:type="spellEnd"/>
        <w:r>
          <w:t xml:space="preserve"> filtering. The summary-set</w:t>
        </w:r>
      </w:ins>
      <w:r>
        <w:t xml:space="preserve"> characteristics with the most importance for each of the predictors differed substantially between each </w:t>
      </w:r>
      <w:del w:id="284" w:author="Author" w:date="2017-07-29T12:48:00Z">
        <w:r w:rsidR="00AC40E0">
          <w:delText>dataset</w:delText>
        </w:r>
      </w:del>
      <w:r w:rsidR="00C20891">
        <w:t>method</w:t>
      </w:r>
      <w:r>
        <w:t xml:space="preserve">, as well as the frequency for which each of the methods was selected in the testing </w:t>
      </w:r>
      <w:del w:id="285" w:author="Author" w:date="2017-07-29T12:48:00Z">
        <w:r w:rsidR="00AC40E0">
          <w:delText>datasets.</w:delText>
        </w:r>
        <w:commentRangeEnd w:id="281"/>
        <w:r w:rsidR="00533A6D">
          <w:rPr>
            <w:rStyle w:val="CommentReference"/>
          </w:rPr>
          <w:commentReference w:id="281"/>
        </w:r>
      </w:del>
      <w:commentRangeEnd w:id="282"/>
      <w:r w:rsidR="00C20891">
        <w:rPr>
          <w:rStyle w:val="CommentReference"/>
        </w:rPr>
        <w:commentReference w:id="282"/>
      </w:r>
      <w:ins w:id="286" w:author="Author" w:date="2017-07-29T12:48:00Z">
        <w:r>
          <w:t>summary-sets.</w:t>
        </w:r>
      </w:ins>
      <w:r>
        <w:t xml:space="preserve"> </w:t>
      </w:r>
      <w:commentRangeStart w:id="287"/>
      <w:r>
        <w:t xml:space="preserve">The FDR of each method when chosen, compared to their averages across all </w:t>
      </w:r>
      <w:del w:id="288" w:author="Author" w:date="2017-07-29T12:48:00Z">
        <w:r w:rsidR="00AC40E0">
          <w:delText>datasets</w:delText>
        </w:r>
      </w:del>
      <w:ins w:id="289" w:author="Author" w:date="2017-07-29T12:48:00Z">
        <w:r>
          <w:t>summary-sets</w:t>
        </w:r>
      </w:ins>
      <w:r>
        <w:t xml:space="preserve">, reduced; and </w:t>
      </w:r>
      <w:proofErr w:type="gramStart"/>
      <w:r>
        <w:t>likewise</w:t>
      </w:r>
      <w:proofErr w:type="gramEnd"/>
      <w:r>
        <w:t xml:space="preserve"> the true positive rates of each method when chosen increased compared to their simulation-wide averages</w:t>
      </w:r>
      <w:commentRangeEnd w:id="287"/>
      <w:r w:rsidR="004A3EE9">
        <w:rPr>
          <w:rStyle w:val="CommentReference"/>
        </w:rPr>
        <w:commentReference w:id="287"/>
      </w:r>
      <w:r>
        <w:t>.</w:t>
      </w:r>
    </w:p>
    <w:p w14:paraId="3BE06B87" w14:textId="26D1E472" w:rsidR="00AD7651" w:rsidRDefault="005B6599">
      <w:pPr>
        <w:pStyle w:val="BodyText"/>
      </w:pPr>
      <w:r>
        <w:t xml:space="preserve">We compared the MoE performance in the simulations against each of the 28 methods, testing to see if it outperformed all other single methods. </w:t>
      </w:r>
      <w:commentRangeStart w:id="290"/>
      <w:r>
        <w:t xml:space="preserve">Figures 3a and 3b show that the MoE approach had the best general performance. Estimating the area under the receiver operator curve gave 0.84 for the </w:t>
      </w:r>
      <w:proofErr w:type="spellStart"/>
      <w:r>
        <w:t>MoE</w:t>
      </w:r>
      <w:proofErr w:type="spellEnd"/>
      <w:r>
        <w:t xml:space="preserve"> approach in terms of classifying the simulations as being null or non-null.</w:t>
      </w:r>
      <w:commentRangeEnd w:id="290"/>
      <w:r w:rsidR="00832D90">
        <w:rPr>
          <w:rStyle w:val="CommentReference"/>
        </w:rPr>
        <w:commentReference w:id="290"/>
      </w:r>
      <w:r>
        <w:t xml:space="preserve"> Notably, the next best methods were median and mode based estimators using Steiger filtering. </w:t>
      </w:r>
      <w:ins w:id="291" w:author="Gibran Hemani" w:date="2017-07-29T13:25:00Z">
        <w:r w:rsidR="003112E7" w:rsidRPr="003112E7">
          <w:t>Under the assumption of widespread and diverse pleiotropic effects it is clear that all methods suffer from high false discovery rates (Figure 3a).</w:t>
        </w:r>
      </w:ins>
      <w:bookmarkStart w:id="292" w:name="_GoBack"/>
      <w:bookmarkEnd w:id="292"/>
      <w:del w:id="293" w:author="Gibran Hemani" w:date="2017-07-29T13:25:00Z">
        <w:r w:rsidDel="003112E7">
          <w:delText xml:space="preserve">Under the assumption of </w:delText>
        </w:r>
        <w:commentRangeStart w:id="294"/>
        <w:commentRangeStart w:id="295"/>
        <w:r w:rsidR="00AC40E0" w:rsidDel="003112E7">
          <w:delText>universal</w:delText>
        </w:r>
      </w:del>
      <w:ins w:id="296" w:author="Author" w:date="2017-07-29T12:48:00Z">
        <w:del w:id="297" w:author="Gibran Hemani" w:date="2017-07-29T13:25:00Z">
          <w:r w:rsidDel="003112E7">
            <w:delText>widespread</w:delText>
          </w:r>
        </w:del>
      </w:ins>
      <w:del w:id="298" w:author="Gibran Hemani" w:date="2017-07-29T13:25:00Z">
        <w:r w:rsidDel="003112E7">
          <w:delText xml:space="preserve"> pleiotropy </w:delText>
        </w:r>
        <w:commentRangeEnd w:id="294"/>
        <w:r w:rsidR="00EE6AB7" w:rsidDel="003112E7">
          <w:rPr>
            <w:rStyle w:val="CommentReference"/>
          </w:rPr>
          <w:commentReference w:id="294"/>
        </w:r>
        <w:commentRangeEnd w:id="295"/>
        <w:r w:rsidDel="003112E7">
          <w:rPr>
            <w:rStyle w:val="CommentReference"/>
          </w:rPr>
          <w:commentReference w:id="295"/>
        </w:r>
        <w:r w:rsidDel="003112E7">
          <w:delText>it is clear that all methods suffer from high false discovery rates.</w:delText>
        </w:r>
      </w:del>
    </w:p>
    <w:p w14:paraId="2B89F2D6" w14:textId="77777777" w:rsidR="00AD7651" w:rsidRDefault="005B6599">
      <w:pPr>
        <w:pStyle w:val="Heading3"/>
      </w:pPr>
      <w:bookmarkStart w:id="299" w:name="automated-mr-analysis-of-2407-phenotypes"/>
      <w:bookmarkEnd w:id="299"/>
      <w:r>
        <w:lastRenderedPageBreak/>
        <w:t>Automated MR analysis of 2407 phenotypes</w:t>
      </w:r>
    </w:p>
    <w:p w14:paraId="6635B895" w14:textId="714F1232" w:rsidR="00AD7651" w:rsidRDefault="005B6599">
      <w:pPr>
        <w:pStyle w:val="FirstParagraph"/>
      </w:pPr>
      <w:r>
        <w:t xml:space="preserve">We applied our analysis using summary data for </w:t>
      </w:r>
      <w:commentRangeStart w:id="300"/>
      <w:r>
        <w:t>2407 phenotypes</w:t>
      </w:r>
      <w:commentRangeEnd w:id="300"/>
      <w:r w:rsidR="00832D90">
        <w:rPr>
          <w:rStyle w:val="CommentReference"/>
        </w:rPr>
        <w:commentReference w:id="300"/>
      </w:r>
      <w:r>
        <w:t xml:space="preserve">, including </w:t>
      </w:r>
      <w:commentRangeStart w:id="301"/>
      <w:r>
        <w:t>149 complex traits and diseases</w:t>
      </w:r>
      <w:commentRangeEnd w:id="301"/>
      <w:r w:rsidR="00AB3242">
        <w:rPr>
          <w:rStyle w:val="CommentReference"/>
        </w:rPr>
        <w:commentReference w:id="301"/>
      </w:r>
      <w:r>
        <w:t>, 575 metabolites (</w:t>
      </w:r>
      <w:del w:id="302" w:author="Author" w:date="2017-07-29T12:48:00Z">
        <w:r w:rsidR="00AC40E0">
          <w:delText>18,19</w:delText>
        </w:r>
      </w:del>
      <w:ins w:id="303" w:author="Author" w:date="2017-07-29T12:48:00Z">
        <w:r>
          <w:t>28,29</w:t>
        </w:r>
      </w:ins>
      <w:r>
        <w:t>) and 1683 plasma protein levels (</w:t>
      </w:r>
      <w:del w:id="304" w:author="Author" w:date="2017-07-29T12:48:00Z">
        <w:r w:rsidR="00AC40E0">
          <w:delText>20</w:delText>
        </w:r>
      </w:del>
      <w:ins w:id="305" w:author="Author" w:date="2017-07-29T12:48:00Z">
        <w:r>
          <w:t>30</w:t>
        </w:r>
      </w:ins>
      <w:r>
        <w:t xml:space="preserve">). For the protein levels only the instruments were available, so they could only be evaluated as exposure phenotypes. The complex traits and diseases and metabolite levels had complete summary data available in MR-Base, thus they </w:t>
      </w:r>
      <w:del w:id="306" w:author="Author" w:date="2017-07-29T12:48:00Z">
        <w:r w:rsidR="009F5F24">
          <w:delText>can</w:delText>
        </w:r>
        <w:r w:rsidR="00AC40E0">
          <w:delText xml:space="preserve"> </w:delText>
        </w:r>
      </w:del>
      <w:r>
        <w:t>be evaluated as both exposures (if they had significant instruments) and outcomes. Together, we evaluated 715681 relationships. The majority of these associations could only be evaluated using fewer than 5 SNPs, and so the Wald ratio or IVW fixed effects methods were used, but for 61029 associations the MR-MoE approach was applied.</w:t>
      </w:r>
    </w:p>
    <w:p w14:paraId="35F718DA" w14:textId="017A07D9" w:rsidR="00AD7651" w:rsidRDefault="005B6599">
      <w:pPr>
        <w:pStyle w:val="BodyText"/>
      </w:pPr>
      <w:r>
        <w:t>There were 5660 associations following Bonferroni correction (</w:t>
      </w:r>
      <m:oMath>
        <m:r>
          <w:rPr>
            <w:rFonts w:ascii="Cambria Math" w:hAnsi="Cambria Math"/>
          </w:rPr>
          <m:t>p&lt;7.0</m:t>
        </m:r>
        <m:sSup>
          <m:sSupPr>
            <m:ctrlPr>
              <w:del w:id="307" w:author="Author" w:date="2017-07-29T12:48:00Z">
                <w:rPr>
                  <w:rFonts w:ascii="Cambria Math" w:hAnsi="Cambria Math"/>
                </w:rPr>
              </w:del>
            </m:ctrlPr>
          </m:sSupPr>
          <m:e>
            <w:del w:id="308" w:author="Author" w:date="2017-07-29T12:48:00Z">
              <m:r>
                <w:rPr>
                  <w:rFonts w:ascii="Cambria Math" w:hAnsi="Cambria Math"/>
                </w:rPr>
                <m:t>×10</m:t>
              </m:r>
            </w:del>
          </m:e>
          <m:sup>
            <w:del w:id="309" w:author="Author" w:date="2017-07-29T12:48:00Z">
              <m:r>
                <w:rPr>
                  <w:rFonts w:ascii="Cambria Math" w:hAnsi="Cambria Math"/>
                </w:rPr>
                <m:t>-8</m:t>
              </m:r>
            </w:del>
          </m:sup>
        </m:sSup>
        <w:ins w:id="310" w:author="Author" w:date="2017-07-29T12:48:00Z">
          <m:r>
            <w:rPr>
              <w:rFonts w:ascii="Cambria Math" w:hAnsi="Cambria Math"/>
            </w:rPr>
            <m:t>×</m:t>
          </m:r>
        </w:ins>
        <m:sSup>
          <m:sSupPr>
            <m:ctrlPr>
              <w:ins w:id="311" w:author="Author" w:date="2017-07-29T12:48:00Z">
                <w:rPr>
                  <w:rFonts w:ascii="Cambria Math" w:hAnsi="Cambria Math"/>
                </w:rPr>
              </w:ins>
            </m:ctrlPr>
          </m:sSupPr>
          <m:e>
            <w:ins w:id="312" w:author="Author" w:date="2017-07-29T12:48:00Z">
              <m:r>
                <w:rPr>
                  <w:rFonts w:ascii="Cambria Math" w:hAnsi="Cambria Math"/>
                </w:rPr>
                <m:t>10</m:t>
              </m:r>
            </w:ins>
          </m:e>
          <m:sup>
            <w:ins w:id="313" w:author="Author" w:date="2017-07-29T12:48:00Z">
              <m:r>
                <w:rPr>
                  <w:rFonts w:ascii="Cambria Math" w:hAnsi="Cambria Math"/>
                </w:rPr>
                <m:t>-8</m:t>
              </m:r>
            </w:ins>
          </m:sup>
        </m:sSup>
      </m:oMath>
      <w:r>
        <w:t>). Of these 2918 were obtained from the MR-MoE analysis, while the remainder were estimated using fewer than 5 SNPs using the Wald ratio or IVW fixed effects methods.</w:t>
      </w:r>
    </w:p>
    <w:p w14:paraId="63812C2C" w14:textId="77777777" w:rsidR="00AD7651" w:rsidRDefault="005B6599">
      <w:pPr>
        <w:pStyle w:val="BodyText"/>
      </w:pPr>
      <w:r>
        <w:t>The frequencies of the methods chosen by the MR-MoE analysis are shown in Supplementary table 3. Amongst those deemed 'significant', the IVW fixed effects analysis using tophits instruments (the only method applicable when there is no evidence of horizontal pleiotropy of any sort) was selected in only 10.4% of cases.</w:t>
      </w:r>
      <w:ins w:id="314" w:author="Author" w:date="2017-07-29T12:48:00Z">
        <w:r>
          <w:t xml:space="preserve"> This indicates that horizontal pleiotropy is likely to be pervasive.</w:t>
        </w:r>
      </w:ins>
    </w:p>
    <w:p w14:paraId="6D88910A" w14:textId="418BB0BA" w:rsidR="00AD7651" w:rsidRDefault="00AC40E0">
      <w:pPr>
        <w:pStyle w:val="Heading3"/>
      </w:pPr>
      <w:bookmarkStart w:id="315" w:name="putative-associations-involving-years-of"/>
      <w:bookmarkEnd w:id="315"/>
      <w:del w:id="316" w:author="Author" w:date="2017-07-29T12:48:00Z">
        <w:r>
          <w:delText>Causal</w:delText>
        </w:r>
      </w:del>
      <w:ins w:id="317" w:author="Author" w:date="2017-07-29T12:48:00Z">
        <w:r w:rsidR="005B6599">
          <w:t>Putative</w:t>
        </w:r>
      </w:ins>
      <w:r w:rsidR="005B6599">
        <w:t xml:space="preserve"> associations involving years of schooling</w:t>
      </w:r>
    </w:p>
    <w:p w14:paraId="2B310C8B" w14:textId="27079F72" w:rsidR="00AD7651" w:rsidRDefault="00AC40E0">
      <w:pPr>
        <w:pStyle w:val="FirstParagraph"/>
        <w:rPr>
          <w:ins w:id="318" w:author="Author" w:date="2017-07-29T12:48:00Z"/>
        </w:rPr>
      </w:pPr>
      <w:del w:id="319" w:author="Author" w:date="2017-07-29T12:48:00Z">
        <w:r>
          <w:delText>As an example of the database, we performed a look up of associations that causally influence years of schooling (21</w:delText>
        </w:r>
      </w:del>
      <w:ins w:id="320" w:author="Author" w:date="2017-07-29T12:48:00Z">
        <w:r w:rsidR="005B6599">
          <w:t xml:space="preserve">As an example of the database we performed a look up of associations where LDL cholesterol as measured in the GLGC consortium (31) had a false discovery rate of 0.05 using the </w:t>
        </w:r>
        <w:proofErr w:type="spellStart"/>
        <w:r w:rsidR="005B6599">
          <w:t>MoE</w:t>
        </w:r>
        <w:proofErr w:type="spellEnd"/>
        <w:r w:rsidR="005B6599">
          <w:t xml:space="preserve"> approach. This returned 287 putative associations, amongst which 111 involved LDL cholesterol influencing other traits and 176 involved other traits influencing LDL cholesterol. A large proportion of these traits were metabolites, which are dominated by lipid fractions. Filtering to exclude the </w:t>
        </w:r>
        <w:proofErr w:type="spellStart"/>
        <w:r w:rsidR="005B6599">
          <w:t>metabolomic</w:t>
        </w:r>
        <w:proofErr w:type="spellEnd"/>
        <w:r w:rsidR="005B6599">
          <w:t xml:space="preserve"> studies ((28,29)) returned 27 associations with 23 traits (Figure 4a). There was a strong association with coronary heart disease (0.41 log(OR) per SD, 0.31-0.52, </w:t>
        </w:r>
        <m:oMath>
          <m:r>
            <w:rPr>
              <w:rFonts w:ascii="Cambria Math" w:hAnsi="Cambria Math"/>
            </w:rPr>
            <m:t>p=2.7×</m:t>
          </m:r>
          <m:sSup>
            <m:sSupPr>
              <m:ctrlPr>
                <w:rPr>
                  <w:rFonts w:ascii="Cambria Math" w:hAnsi="Cambria Math"/>
                </w:rPr>
              </m:ctrlPr>
            </m:sSupPr>
            <m:e>
              <m:r>
                <w:rPr>
                  <w:rFonts w:ascii="Cambria Math" w:hAnsi="Cambria Math"/>
                </w:rPr>
                <m:t>10</m:t>
              </m:r>
            </m:e>
            <m:sup>
              <m:r>
                <w:rPr>
                  <w:rFonts w:ascii="Cambria Math" w:hAnsi="Cambria Math"/>
                </w:rPr>
                <m:t>-12</m:t>
              </m:r>
            </m:sup>
          </m:sSup>
        </m:oMath>
        <w:r w:rsidR="005B6599">
          <w:t>). Here the IVW random effects method was chosen after Steiger filtering, indicating a prediction of HP being present amongst the instruments.</w:t>
        </w:r>
      </w:ins>
    </w:p>
    <w:p w14:paraId="13BAF728" w14:textId="54A830F4" w:rsidR="00AD7651" w:rsidRDefault="005B6599">
      <w:pPr>
        <w:pStyle w:val="BodyText"/>
        <w:pPrChange w:id="321" w:author="Author" w:date="2017-07-29T12:48:00Z">
          <w:pPr>
            <w:pStyle w:val="FirstParagraph"/>
          </w:pPr>
        </w:pPrChange>
      </w:pPr>
      <w:ins w:id="322" w:author="Author" w:date="2017-07-29T12:48:00Z">
        <w:r>
          <w:t>We also performed a look up of associations that causally influence years of schooling (32</w:t>
        </w:r>
      </w:ins>
      <w:r>
        <w:t xml:space="preserve">), or that years of schooling itself causally influences. Using a false-discovery rate of 0.05, 45 traits were returned as having some direction of causality with years of schooling (Figure </w:t>
      </w:r>
      <w:del w:id="323" w:author="Author" w:date="2017-07-29T12:48:00Z">
        <w:r w:rsidR="00AC40E0">
          <w:delText>4). Though many</w:delText>
        </w:r>
      </w:del>
      <w:ins w:id="324" w:author="Author" w:date="2017-07-29T12:48:00Z">
        <w:r>
          <w:t>4b). Several</w:t>
        </w:r>
      </w:ins>
      <w:r>
        <w:t xml:space="preserve"> of these putative relationships appear to be plausible, </w:t>
      </w:r>
      <w:ins w:id="325" w:author="Author" w:date="2017-07-29T12:48:00Z">
        <w:r>
          <w:t xml:space="preserve">for example the influence of years of schooling on lower risk of Alzheimer's disease has recently been examined (33). However </w:t>
        </w:r>
      </w:ins>
      <w:r>
        <w:t xml:space="preserve">it is clear that there are serious limitations </w:t>
      </w:r>
      <w:del w:id="326" w:author="Author" w:date="2017-07-29T12:48:00Z">
        <w:r w:rsidR="00AC40E0">
          <w:delText>to using</w:delText>
        </w:r>
      </w:del>
      <w:ins w:id="327" w:author="Author" w:date="2017-07-29T12:48:00Z">
        <w:r>
          <w:t>in relying on</w:t>
        </w:r>
      </w:ins>
      <w:r>
        <w:t xml:space="preserve"> MR as a panacea for causal inference.</w:t>
      </w:r>
      <w:commentRangeStart w:id="328"/>
      <w:commentRangeStart w:id="329"/>
      <w:commentRangeStart w:id="330"/>
      <w:r>
        <w:t xml:space="preserve"> For example, bi-directional causal relationships with college completion exist because of the similarity in trait definitions; and there are several traits (e.g. childhood intelligence and birth weight) which appear to be causally downstream of years of </w:t>
      </w:r>
      <w:commentRangeStart w:id="331"/>
      <w:r>
        <w:t>schooling despite this being temporally impossible</w:t>
      </w:r>
      <w:commentRangeEnd w:id="331"/>
      <w:del w:id="332" w:author="Author" w:date="2017-07-29T12:48:00Z">
        <w:r w:rsidR="0087417F">
          <w:rPr>
            <w:rStyle w:val="CommentReference"/>
          </w:rPr>
          <w:commentReference w:id="331"/>
        </w:r>
        <w:r w:rsidR="00AC40E0">
          <w:delText xml:space="preserve">. The facility to perform these scans has been automated at the MR of everything vs everything (MR-EvE) website, </w:delText>
        </w:r>
        <w:r w:rsidR="00B045B5">
          <w:fldChar w:fldCharType="begin"/>
        </w:r>
        <w:r w:rsidR="00B045B5">
          <w:delInstrText xml:space="preserve"> HYPERLINK "http://shark.epi.bris.ac.uk:3838" \h </w:delInstrText>
        </w:r>
        <w:r w:rsidR="00B045B5">
          <w:fldChar w:fldCharType="separate"/>
        </w:r>
        <w:r w:rsidR="00AC40E0">
          <w:rPr>
            <w:rStyle w:val="Hyperlink"/>
          </w:rPr>
          <w:delText>http://shark.epi.bris.ac.uk:3838</w:delText>
        </w:r>
        <w:r w:rsidR="00B045B5">
          <w:rPr>
            <w:rStyle w:val="Hyperlink"/>
          </w:rPr>
          <w:fldChar w:fldCharType="end"/>
        </w:r>
        <w:r w:rsidR="00AC40E0">
          <w:delText>, though we urge caution on interpretation of these findings.</w:delText>
        </w:r>
        <w:commentRangeEnd w:id="328"/>
        <w:r w:rsidR="003A77F4">
          <w:rPr>
            <w:rStyle w:val="CommentReference"/>
          </w:rPr>
          <w:commentReference w:id="328"/>
        </w:r>
        <w:commentRangeEnd w:id="329"/>
        <w:r w:rsidR="001A4A5A">
          <w:rPr>
            <w:rStyle w:val="CommentReference"/>
          </w:rPr>
          <w:commentReference w:id="329"/>
        </w:r>
      </w:del>
      <w:commentRangeEnd w:id="330"/>
      <w:r w:rsidR="00390169">
        <w:rPr>
          <w:rStyle w:val="CommentReference"/>
        </w:rPr>
        <w:commentReference w:id="330"/>
      </w:r>
      <w:ins w:id="333" w:author="Author" w:date="2017-07-29T12:48:00Z">
        <w:r>
          <w:t xml:space="preserve">. Though explanations could be conjured for this association, for example parents' schooling influences childhood </w:t>
        </w:r>
        <w:r>
          <w:lastRenderedPageBreak/>
          <w:t>intelligence, or the genetic instruments are shared across the two traits, an intuitive interpretation of causality cannot be applied.</w:t>
        </w:r>
      </w:ins>
    </w:p>
    <w:p w14:paraId="06A87806" w14:textId="77777777" w:rsidR="00AD7651" w:rsidRDefault="005B6599">
      <w:pPr>
        <w:pStyle w:val="BodyText"/>
        <w:rPr>
          <w:ins w:id="334" w:author="Author" w:date="2017-07-29T12:48:00Z"/>
        </w:rPr>
      </w:pPr>
      <w:ins w:id="335" w:author="Author" w:date="2017-07-29T12:48:00Z">
        <w:r>
          <w:t>The facility to perform these scans has been automated in the MR of everything vs everything (MR-</w:t>
        </w:r>
        <w:proofErr w:type="spellStart"/>
        <w:r>
          <w:t>EvE</w:t>
        </w:r>
        <w:proofErr w:type="spellEnd"/>
        <w:r>
          <w:t xml:space="preserve">) web application, </w:t>
        </w:r>
        <w:r>
          <w:fldChar w:fldCharType="begin"/>
        </w:r>
        <w:r>
          <w:instrText xml:space="preserve"> HYPERLINK "http://eve.mrbase.org" \h </w:instrText>
        </w:r>
        <w:r>
          <w:fldChar w:fldCharType="separate"/>
        </w:r>
        <w:r>
          <w:rPr>
            <w:rStyle w:val="Hyperlink"/>
          </w:rPr>
          <w:t>http://eve.mrbase.org</w:t>
        </w:r>
        <w:r>
          <w:rPr>
            <w:rStyle w:val="Hyperlink"/>
          </w:rPr>
          <w:fldChar w:fldCharType="end"/>
        </w:r>
        <w:r>
          <w:t>.</w:t>
        </w:r>
      </w:ins>
    </w:p>
    <w:p w14:paraId="08114464" w14:textId="77777777" w:rsidR="00AD7651" w:rsidRDefault="005B6599">
      <w:pPr>
        <w:pStyle w:val="Heading2"/>
      </w:pPr>
      <w:bookmarkStart w:id="336" w:name="discussion"/>
      <w:bookmarkEnd w:id="336"/>
      <w:r>
        <w:t>Discussion</w:t>
      </w:r>
    </w:p>
    <w:p w14:paraId="19796B60" w14:textId="4168DD95" w:rsidR="00AD7651" w:rsidRDefault="005B6599">
      <w:pPr>
        <w:pStyle w:val="FirstParagraph"/>
      </w:pPr>
      <w:r>
        <w:t xml:space="preserve">The trend of increasing GWAS sample sizes continues, but while the opportunity that this affords MR to be furnished with more instruments is typically welcomed, here we have shown that it is invalid instruments, exhibiting horizontal pleiotropy or reverse causation, that are more likely to be identified than valid ones. Strategising how MR is to be used in practice, therefore, must consider horizontal pleiotropy to be the rule rather than the exception. Following a recent flurry in development of MR methodology, we have devised a machine learning approach, MR-MoE, that seeks to predict the performance of each MR method, selecting the one which is most likely to maximise power whilst minimising FDR for a specific </w:t>
      </w:r>
      <w:del w:id="337" w:author="Author" w:date="2017-07-29T12:48:00Z">
        <w:r w:rsidR="00AC40E0">
          <w:delText>dataset</w:delText>
        </w:r>
      </w:del>
      <w:ins w:id="338" w:author="Author" w:date="2017-07-29T12:48:00Z">
        <w:r>
          <w:t>summary-set</w:t>
        </w:r>
      </w:ins>
      <w:r>
        <w:t>. The mixture of experts approach that we present here is trained using random forest decision trees applied to extensive and diverse simulations, and we demonstrate that it makes substantial performance improvements over any other single method in the presence or absence of extensive horizontal pleiotropy. As such, our method contributes to the field of meta-learning but also to the rapidly growing field of automatic model selection and hyper-parameter optimization in machine learning (</w:t>
      </w:r>
      <w:commentRangeStart w:id="339"/>
      <w:del w:id="340" w:author="Author" w:date="2017-07-29T12:48:00Z">
        <w:r w:rsidR="008B0959">
          <w:delText>citation</w:delText>
        </w:r>
        <w:commentRangeEnd w:id="339"/>
        <w:r w:rsidR="008B0959">
          <w:rPr>
            <w:rStyle w:val="CommentReference"/>
          </w:rPr>
          <w:commentReference w:id="339"/>
        </w:r>
        <w:r w:rsidR="008B0959">
          <w:delText xml:space="preserve">). </w:delText>
        </w:r>
      </w:del>
      <w:ins w:id="341" w:author="Author" w:date="2017-07-29T12:48:00Z">
        <w:r>
          <w:t>34).</w:t>
        </w:r>
      </w:ins>
    </w:p>
    <w:p w14:paraId="6218FA72" w14:textId="77777777" w:rsidR="00AD7651" w:rsidRDefault="005B6599">
      <w:pPr>
        <w:pStyle w:val="BodyText"/>
      </w:pPr>
      <w:r>
        <w:t>Crucially however, we observed in our simulations that none of the available methods were conservative and all, including MR-MoE, had FDR above 0.2. Instrumental variables in MR are typically chosen blind, with GWAS significance being the only criteria. We illustrated how confounders and reverse causal associations can easily lead to invalid instruments being used in MR, and that even if those instruments that only influence the exposure directly are used, most randomly generated patterns of horizontal pleiotropy cannot be adequately accounted for by any single MR method.</w:t>
      </w:r>
    </w:p>
    <w:p w14:paraId="734CC692" w14:textId="007048BA" w:rsidR="00AD7651" w:rsidRDefault="005B6599">
      <w:pPr>
        <w:pStyle w:val="BodyText"/>
      </w:pPr>
      <w:r>
        <w:t>We applied the method to the curated set of GWAS summary data present in MR-Base (</w:t>
      </w:r>
      <w:del w:id="342" w:author="Author" w:date="2017-07-29T12:48:00Z">
        <w:r w:rsidR="00AC40E0">
          <w:delText>22</w:delText>
        </w:r>
      </w:del>
      <w:ins w:id="343" w:author="Author" w:date="2017-07-29T12:48:00Z">
        <w:r>
          <w:t>11</w:t>
        </w:r>
      </w:ins>
      <w:r>
        <w:t>), generating several million MR estimates. MR-MoE selected a method that indicated some pattern of horizontal pleiotropy for almost 90% of cases, reinforcing the notion that it is the rule rather than the exception. Based on our simulations we expect that those associations that we reported to be 'significant' are liable to high type 1 error rates.</w:t>
      </w:r>
    </w:p>
    <w:p w14:paraId="636AC31A" w14:textId="44C01721" w:rsidR="00AD7651" w:rsidRDefault="00390169">
      <w:pPr>
        <w:pStyle w:val="BodyText"/>
      </w:pPr>
      <w:ins w:id="344" w:author="Gibran Hemani" w:date="2017-07-29T13:06:00Z">
        <w:r>
          <w:t xml:space="preserve">One advantage to generating a method that consolidates across many methods is that it can prevent cherry picking the most appealing method based on their results. </w:t>
        </w:r>
      </w:ins>
      <w:del w:id="345" w:author="Gibran Hemani" w:date="2017-07-29T13:06:00Z">
        <w:r w:rsidR="005B6599" w:rsidDel="00390169">
          <w:delText>I</w:delText>
        </w:r>
      </w:del>
      <w:ins w:id="346" w:author="Gibran Hemani" w:date="2017-07-29T13:06:00Z">
        <w:r>
          <w:t>But i</w:t>
        </w:r>
      </w:ins>
      <w:r w:rsidR="005B6599">
        <w:t>n addition to correctly handling horizontal pleiotropy, there are many other limitations that prevent MR from being a panacea for causal inference. Many of the associations are biologically impossible, for example where early life phenotypes appear to be influenced by later stage phenotypes. Though these associations can be informative, their interpretations as causal relationships are far from clear. Similarly, often disease traits appear to causally relate to other phenotypes, but GWAS is typically performed on the liability scale, hence the causal estimate reflects not the presence or absence of disease, but the underlying risk of disease. Again, interpretation of such associations can be problematic.</w:t>
      </w:r>
      <w:ins w:id="347" w:author="Gibran Hemani" w:date="2017-07-29T13:05:00Z">
        <w:r>
          <w:t xml:space="preserve"> </w:t>
        </w:r>
      </w:ins>
    </w:p>
    <w:p w14:paraId="11CBA439" w14:textId="3873F7C1" w:rsidR="00AD7651" w:rsidRDefault="005B6599">
      <w:pPr>
        <w:pStyle w:val="BodyText"/>
      </w:pPr>
      <w:r>
        <w:lastRenderedPageBreak/>
        <w:t>A large proportion of the associations that were estimated used only a single instrumental variable. Methods are emerging to attempt to delineate between models of reverse cause, pleiotropy and multiple causal variants in the same region (</w:t>
      </w:r>
      <w:del w:id="348" w:author="Author" w:date="2017-07-29T12:48:00Z">
        <w:r w:rsidR="00AC40E0">
          <w:delText>23,24), but separating</w:delText>
        </w:r>
      </w:del>
      <w:ins w:id="349" w:author="Author" w:date="2017-07-29T12:48:00Z">
        <w:r>
          <w:t>35,36). Separating</w:t>
        </w:r>
      </w:ins>
      <w:r>
        <w:t xml:space="preserve"> vertical from horizontal pleiotropy with a single instrument is not yet possible in the </w:t>
      </w:r>
      <w:commentRangeStart w:id="350"/>
      <w:commentRangeStart w:id="351"/>
      <w:r>
        <w:t xml:space="preserve">two-sample </w:t>
      </w:r>
      <w:commentRangeEnd w:id="350"/>
      <w:del w:id="352" w:author="Author" w:date="2017-07-29T12:48:00Z">
        <w:r w:rsidR="003A77F4">
          <w:rPr>
            <w:rStyle w:val="CommentReference"/>
          </w:rPr>
          <w:commentReference w:id="350"/>
        </w:r>
        <w:commentRangeEnd w:id="351"/>
        <w:r w:rsidR="002645A9">
          <w:rPr>
            <w:rStyle w:val="CommentReference"/>
          </w:rPr>
          <w:commentReference w:id="351"/>
        </w:r>
        <w:r w:rsidR="00AC40E0">
          <w:delText>MR framework.</w:delText>
        </w:r>
      </w:del>
      <w:ins w:id="353" w:author="Author" w:date="2017-07-29T12:48:00Z">
        <w:r>
          <w:t>MR framework though the use of mediation-based approaches may be informative in the one-sample setting (7,37).</w:t>
        </w:r>
      </w:ins>
      <w:r>
        <w:t xml:space="preserve"> Other problems can also manifest, for example frailty effects could induce associations for late-onset traits (</w:t>
      </w:r>
      <w:del w:id="354" w:author="Author" w:date="2017-07-29T12:48:00Z">
        <w:r w:rsidR="00AC40E0">
          <w:delText>25</w:delText>
        </w:r>
      </w:del>
      <w:ins w:id="355" w:author="Author" w:date="2017-07-29T12:48:00Z">
        <w:r>
          <w:t>38</w:t>
        </w:r>
      </w:ins>
      <w:r>
        <w:t>); genetic variants could strongly relate to several phenotypes making it difficult to ascertain which of them is the causal exposure (</w:t>
      </w:r>
      <w:del w:id="356" w:author="Author" w:date="2017-07-29T12:48:00Z">
        <w:r w:rsidR="00AC40E0">
          <w:delText>26</w:delText>
        </w:r>
      </w:del>
      <w:ins w:id="357" w:author="Author" w:date="2017-07-29T12:48:00Z">
        <w:r>
          <w:t>39</w:t>
        </w:r>
      </w:ins>
      <w:r>
        <w:t>); and the measured feature for which genetic associations are known could relate in complicated ways to the biological entity that are truly causal (2).</w:t>
      </w:r>
    </w:p>
    <w:p w14:paraId="4C67E823" w14:textId="7C8EF582" w:rsidR="00AD7651" w:rsidRDefault="005B6599">
      <w:pPr>
        <w:pStyle w:val="BodyText"/>
      </w:pPr>
      <w:r>
        <w:t xml:space="preserve">We also encounter a potential new problem in using machine learning approaches to infer the correct model for a particular </w:t>
      </w:r>
      <w:del w:id="358" w:author="Author" w:date="2017-07-29T12:48:00Z">
        <w:r w:rsidR="00AC40E0">
          <w:delText>dataset</w:delText>
        </w:r>
      </w:del>
      <w:ins w:id="359" w:author="Author" w:date="2017-07-29T12:48:00Z">
        <w:r>
          <w:t>summary-set</w:t>
        </w:r>
      </w:ins>
      <w:r>
        <w:t xml:space="preserve">, namely, that </w:t>
      </w:r>
      <w:commentRangeStart w:id="360"/>
      <w:r>
        <w:t>the data is choosing the model</w:t>
      </w:r>
      <w:commentRangeEnd w:id="360"/>
      <w:r w:rsidR="003A77F4">
        <w:rPr>
          <w:rStyle w:val="CommentReference"/>
        </w:rPr>
        <w:commentReference w:id="360"/>
      </w:r>
      <w:r>
        <w:t xml:space="preserve">. This is liable </w:t>
      </w:r>
      <w:commentRangeStart w:id="361"/>
      <w:r>
        <w:t xml:space="preserve">to </w:t>
      </w:r>
      <w:del w:id="362" w:author="Author" w:date="2017-07-29T12:48:00Z">
        <w:r w:rsidR="00AC40E0">
          <w:delText>increase</w:delText>
        </w:r>
      </w:del>
      <w:ins w:id="363" w:author="Author" w:date="2017-07-29T12:48:00Z">
        <w:r>
          <w:t>contribute to elevated</w:t>
        </w:r>
      </w:ins>
      <w:r>
        <w:t xml:space="preserve"> type 1 error </w:t>
      </w:r>
      <w:del w:id="364" w:author="Author" w:date="2017-07-29T12:48:00Z">
        <w:r w:rsidR="00AC40E0">
          <w:delText>rate</w:delText>
        </w:r>
        <w:commentRangeEnd w:id="361"/>
        <w:r w:rsidR="00503E72">
          <w:rPr>
            <w:rStyle w:val="CommentReference"/>
          </w:rPr>
          <w:commentReference w:id="361"/>
        </w:r>
        <w:r w:rsidR="00AC40E0">
          <w:delText>s</w:delText>
        </w:r>
      </w:del>
      <w:ins w:id="365" w:author="Author" w:date="2017-07-29T12:48:00Z">
        <w:r>
          <w:t>rates</w:t>
        </w:r>
      </w:ins>
      <w:r>
        <w:t xml:space="preserve">, even though we have attempted to separate the information used for optimisation from the information used to predict performance. </w:t>
      </w:r>
      <w:ins w:id="366" w:author="Author" w:date="2017-07-29T12:48:00Z">
        <w:r>
          <w:t xml:space="preserve">The extent to which a machine based method selector suffers from this more than a human manually inferring the result most likely to be true is not clear. </w:t>
        </w:r>
      </w:ins>
      <w:r>
        <w:t>Though MR-</w:t>
      </w:r>
      <w:proofErr w:type="spellStart"/>
      <w:r>
        <w:t>MoE</w:t>
      </w:r>
      <w:proofErr w:type="spellEnd"/>
      <w:r>
        <w:t xml:space="preserve"> does exhibit higher type 1 error rates than are desirable, they still remain amongst the lowest compared to all other MR methods that do not suffer from this issue.</w:t>
      </w:r>
    </w:p>
    <w:p w14:paraId="494160DA" w14:textId="026A502F" w:rsidR="00AD7651" w:rsidRDefault="00AC40E0">
      <w:pPr>
        <w:pStyle w:val="BodyText"/>
      </w:pPr>
      <w:commentRangeStart w:id="367"/>
      <w:del w:id="368" w:author="Author" w:date="2017-07-29T12:48:00Z">
        <w:r>
          <w:delText>Despite these limitations</w:delText>
        </w:r>
      </w:del>
      <w:ins w:id="369" w:author="Author" w:date="2017-07-29T12:48:00Z">
        <w:r w:rsidR="005B6599">
          <w:t xml:space="preserve">The field of MR is evolving. The advent of GWAS databases (9,40) and automated 2SMR (11) has </w:t>
        </w:r>
        <w:proofErr w:type="spellStart"/>
        <w:r w:rsidR="005B6599">
          <w:t>trivialised</w:t>
        </w:r>
        <w:proofErr w:type="spellEnd"/>
        <w:r w:rsidR="005B6599">
          <w:t xml:space="preserve"> the analytical aspect of investigating specific causal hypotheses. Despite the limitations described above</w:t>
        </w:r>
      </w:ins>
      <w:r w:rsidR="005B6599">
        <w:t xml:space="preserve">, the construction of a causal graph of 'everything versus everything' does have appeal. First, though causality is not guaranteed by MR, it can still be highly informative for confirming or negating specific hypotheses. Second, it </w:t>
      </w:r>
      <w:del w:id="370" w:author="Author" w:date="2017-07-29T12:48:00Z">
        <w:r>
          <w:delText xml:space="preserve">offers </w:delText>
        </w:r>
      </w:del>
      <w:ins w:id="371" w:author="Author" w:date="2017-07-29T12:48:00Z">
        <w:r w:rsidR="005B6599">
          <w:t xml:space="preserve">paves the way for </w:t>
        </w:r>
      </w:ins>
      <w:r w:rsidR="005B6599">
        <w:t xml:space="preserve">new approaches to </w:t>
      </w:r>
      <w:del w:id="372" w:author="Author" w:date="2017-07-29T12:48:00Z">
        <w:r>
          <w:delText>searching</w:delText>
        </w:r>
      </w:del>
      <w:ins w:id="373" w:author="Author" w:date="2017-07-29T12:48:00Z">
        <w:r w:rsidR="005B6599">
          <w:t>search</w:t>
        </w:r>
      </w:ins>
      <w:r w:rsidR="005B6599">
        <w:t xml:space="preserve"> for novel putative associations</w:t>
      </w:r>
      <w:ins w:id="374" w:author="Author" w:date="2017-07-29T12:48:00Z">
        <w:r w:rsidR="005B6599">
          <w:t xml:space="preserve"> and improve reliability in single analyses</w:t>
        </w:r>
      </w:ins>
      <w:r w:rsidR="005B6599">
        <w:t xml:space="preserve">. The potential to exploit GWAS summary data within the properties of graph databases to aid with </w:t>
      </w:r>
      <w:proofErr w:type="gramStart"/>
      <w:r w:rsidR="005B6599">
        <w:t>both of these</w:t>
      </w:r>
      <w:proofErr w:type="gramEnd"/>
      <w:r w:rsidR="005B6599">
        <w:t xml:space="preserve"> endeavours could be transformative in biological research.</w:t>
      </w:r>
      <w:commentRangeEnd w:id="367"/>
      <w:r w:rsidR="00503E72">
        <w:rPr>
          <w:rStyle w:val="CommentReference"/>
        </w:rPr>
        <w:commentReference w:id="367"/>
      </w:r>
    </w:p>
    <w:p w14:paraId="21DD5B1B" w14:textId="77777777" w:rsidR="00002F1E" w:rsidRDefault="00002F1E">
      <w:pPr>
        <w:rPr>
          <w:del w:id="375" w:author="Author" w:date="2017-07-29T12:48:00Z"/>
        </w:rPr>
      </w:pPr>
      <w:bookmarkStart w:id="376" w:name="acknowledgements"/>
      <w:bookmarkEnd w:id="376"/>
      <w:del w:id="377" w:author="Author" w:date="2017-07-29T12:48:00Z">
        <w:r>
          <w:br w:type="page"/>
        </w:r>
      </w:del>
    </w:p>
    <w:p w14:paraId="43FCF193" w14:textId="77777777" w:rsidR="001B7121" w:rsidRDefault="001B7121">
      <w:pPr>
        <w:pStyle w:val="BodyText"/>
        <w:rPr>
          <w:del w:id="378" w:author="Author" w:date="2017-07-29T12:48:00Z"/>
        </w:rPr>
      </w:pPr>
    </w:p>
    <w:p w14:paraId="59CC7B47" w14:textId="77777777" w:rsidR="001B7121" w:rsidRDefault="00AC40E0">
      <w:pPr>
        <w:pStyle w:val="FigurewithCaption"/>
        <w:rPr>
          <w:del w:id="379" w:author="Author" w:date="2017-07-29T12:48:00Z"/>
        </w:rPr>
      </w:pPr>
      <w:del w:id="380" w:author="Author" w:date="2017-07-29T12:48:00Z">
        <w:r>
          <w:rPr>
            <w:noProof/>
            <w:lang w:val="en-GB" w:eastAsia="zh-CN"/>
          </w:rPr>
          <w:drawing>
            <wp:inline distT="0" distB="0" distL="0" distR="0" wp14:anchorId="14A23BB2" wp14:editId="2ED8DA88">
              <wp:extent cx="4966335" cy="5128785"/>
              <wp:effectExtent l="0" t="0" r="0" b="0"/>
              <wp:docPr id="5" name="Picture" descr="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y-axis shows the proportion of instruments selected for analysis due that are either direct associations with the exposure, instruments for the outcome (reverse), or instruments for confounding traits (confounder). The proportions are compared over a range of different exposure discovery sample sizes (x-axis) and using either the tophits approach (left) or the Steiger approach (right)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
              <wp:cNvGraphicFramePr/>
              <a:graphic xmlns:a="http://schemas.openxmlformats.org/drawingml/2006/main">
                <a:graphicData uri="http://schemas.openxmlformats.org/drawingml/2006/picture">
                  <pic:pic xmlns:pic="http://schemas.openxmlformats.org/drawingml/2006/picture">
                    <pic:nvPicPr>
                      <pic:cNvPr id="0" name="Picture" descr="images/fig1.pdf"/>
                      <pic:cNvPicPr>
                        <a:picLocks noChangeAspect="1" noChangeArrowheads="1"/>
                      </pic:cNvPicPr>
                    </pic:nvPicPr>
                    <pic:blipFill>
                      <a:blip r:embed="rId11"/>
                      <a:stretch>
                        <a:fillRect/>
                      </a:stretch>
                    </pic:blipFill>
                    <pic:spPr bwMode="auto">
                      <a:xfrm>
                        <a:off x="0" y="0"/>
                        <a:ext cx="4998790" cy="5162301"/>
                      </a:xfrm>
                      <a:prstGeom prst="rect">
                        <a:avLst/>
                      </a:prstGeom>
                      <a:noFill/>
                      <a:ln w="9525">
                        <a:noFill/>
                        <a:headEnd/>
                        <a:tailEnd/>
                      </a:ln>
                    </pic:spPr>
                  </pic:pic>
                </a:graphicData>
              </a:graphic>
            </wp:inline>
          </w:drawing>
        </w:r>
      </w:del>
    </w:p>
    <w:p w14:paraId="6C2D78BD" w14:textId="77777777" w:rsidR="00AD7651" w:rsidRDefault="005B6599">
      <w:pPr>
        <w:pStyle w:val="Heading2"/>
        <w:rPr>
          <w:ins w:id="381" w:author="Author" w:date="2017-07-29T12:48:00Z"/>
        </w:rPr>
      </w:pPr>
      <w:ins w:id="382" w:author="Author" w:date="2017-07-29T12:48:00Z">
        <w:r>
          <w:t>Acknowledgements</w:t>
        </w:r>
      </w:ins>
    </w:p>
    <w:p w14:paraId="277DD9EE" w14:textId="77777777" w:rsidR="00AD7651" w:rsidRDefault="005B6599">
      <w:pPr>
        <w:pStyle w:val="FirstParagraph"/>
        <w:rPr>
          <w:ins w:id="383" w:author="Author" w:date="2017-07-29T12:48:00Z"/>
        </w:rPr>
      </w:pPr>
      <w:ins w:id="384" w:author="Author" w:date="2017-07-29T12:48:00Z">
        <w:r>
          <w:t>This work was supported by the UK Medical Research Council (MC_UU_12013/1).</w:t>
        </w:r>
      </w:ins>
    </w:p>
    <w:p w14:paraId="221E4F43" w14:textId="77777777" w:rsidR="00AD7651" w:rsidRDefault="005B6599">
      <w:pPr>
        <w:pStyle w:val="Figure"/>
        <w:rPr>
          <w:ins w:id="385" w:author="Author" w:date="2017-07-29T12:48:00Z"/>
        </w:rPr>
      </w:pPr>
      <w:ins w:id="386" w:author="Author" w:date="2017-07-29T12:48:00Z">
        <w:r>
          <w:rPr>
            <w:noProof/>
            <w:lang w:val="en-GB" w:eastAsia="zh-CN"/>
          </w:rPr>
          <w:lastRenderedPageBreak/>
          <w:drawing>
            <wp:inline distT="0" distB="0" distL="0" distR="0">
              <wp:extent cx="3810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fig1.pdf"/>
                      <pic:cNvPicPr>
                        <a:picLocks noChangeAspect="1" noChangeArrowheads="1"/>
                      </pic:cNvPicPr>
                    </pic:nvPicPr>
                    <pic:blipFill>
                      <a:blip r:embed="rId11"/>
                      <a:stretch>
                        <a:fillRect/>
                      </a:stretch>
                    </pic:blipFill>
                    <pic:spPr bwMode="auto">
                      <a:xfrm>
                        <a:off x="0" y="0"/>
                        <a:ext cx="3810000" cy="2540000"/>
                      </a:xfrm>
                      <a:prstGeom prst="rect">
                        <a:avLst/>
                      </a:prstGeom>
                      <a:noFill/>
                      <a:ln w="9525">
                        <a:noFill/>
                        <a:headEnd/>
                        <a:tailEnd/>
                      </a:ln>
                    </pic:spPr>
                  </pic:pic>
                </a:graphicData>
              </a:graphic>
            </wp:inline>
          </w:drawing>
        </w:r>
      </w:ins>
    </w:p>
    <w:p w14:paraId="7FD381F8" w14:textId="77777777" w:rsidR="00AD7651" w:rsidRDefault="005B6599">
      <w:pPr>
        <w:pStyle w:val="FirstParagraph"/>
        <w:pPrChange w:id="387" w:author="Author" w:date="2017-07-29T12:48:00Z">
          <w:pPr>
            <w:pStyle w:val="ImageCaption"/>
          </w:pPr>
        </w:pPrChange>
      </w:pPr>
      <w:ins w:id="388" w:author="Author" w:date="2017-07-29T12:48:00Z">
        <w:r>
          <w:t xml:space="preserve">Figure 1: </w:t>
        </w:r>
      </w:ins>
      <w:r>
        <w:t>Simulations. a) Schematic of how GWAS with sufficient power can lead to the selection of instrumental variables that are invalid. We used arbitrary numbers of SNPs and confounders to simulate GWAS summary datasets. b) Any SNP that has a direct influence on the exposure, or an influence on a non-confounding intermediate variable, is considered a 'direct' effect. The y-axis shows the proportion of instruments selected for analysis due that are either direct associations with the exposure, instruments for the outcome (reverse), or instruments for confounding traits (confounder). The proportions are compared over a range of different exposure discovery sample sizes (x-axis) and using either the tophits approach (left) or the Steiger approach (right) for instrument selection. c) Top: The false discovery rates from null simulations for each of the 14 methods using either tophits, Steiger filtered variants, or variants that are known to be directly associated with the exposure (oracle, note that direct effects can still exhibit horizontal pleiotropy in these simulations). Bottom: The statistical power to detect true causal associations in the non-null simulations.</w:t>
      </w:r>
    </w:p>
    <w:p w14:paraId="50445617" w14:textId="77777777" w:rsidR="00002F1E" w:rsidRDefault="00002F1E">
      <w:pPr>
        <w:rPr>
          <w:del w:id="389" w:author="Author" w:date="2017-07-29T12:48:00Z"/>
          <w:i/>
        </w:rPr>
      </w:pPr>
      <w:del w:id="390" w:author="Author" w:date="2017-07-29T12:48:00Z">
        <w:r>
          <w:br w:type="page"/>
        </w:r>
      </w:del>
    </w:p>
    <w:p w14:paraId="68A7A385" w14:textId="77777777" w:rsidR="001B7121" w:rsidRDefault="00AC40E0">
      <w:pPr>
        <w:pStyle w:val="FigurewithCaption"/>
        <w:rPr>
          <w:del w:id="391" w:author="Author" w:date="2017-07-29T12:48:00Z"/>
        </w:rPr>
      </w:pPr>
      <w:del w:id="392" w:author="Author" w:date="2017-07-29T12:48:00Z">
        <w:r>
          <w:rPr>
            <w:noProof/>
            <w:lang w:val="en-GB" w:eastAsia="zh-CN"/>
          </w:rPr>
          <w:drawing>
            <wp:inline distT="0" distB="0" distL="0" distR="0" wp14:anchorId="02390621" wp14:editId="60ACC72D">
              <wp:extent cx="4966335" cy="5603240"/>
              <wp:effectExtent l="0" t="0" r="0" b="0"/>
              <wp:docPr id="6" name="Picture" descr="Mixture of experts. a) Training. Datasets are simulated that have either null or non-null causal relationships, and MR is performed by each of the 28 available MR methods. In the toy datasets, the columns in black represent 53 metrics about each of the 67,000 training simulations. The columns in red are specific to each method, they represent how well that method performed in obtaining the correct answer for each of the datasets. Random forests are used to learn the parameter space of the 53 metrics in which a particular dataset is likely to perform well. Together, this creates 28 random forest decision trees, one for each method. b) Application. For a GWAS summary dataset, our objective is to choose the method most likely to return the correct causal estimate. Metrics are generated from the dataset and fed into each of the 28 random forest decision trees. This provides us with 28 performance predictions. Finally, we use the method for which the performance prediction is highest."/>
              <wp:cNvGraphicFramePr/>
              <a:graphic xmlns:a="http://schemas.openxmlformats.org/drawingml/2006/main">
                <a:graphicData uri="http://schemas.openxmlformats.org/drawingml/2006/picture">
                  <pic:pic xmlns:pic="http://schemas.openxmlformats.org/drawingml/2006/picture">
                    <pic:nvPicPr>
                      <pic:cNvPr id="0" name="Picture" descr="images/fig2.pdf"/>
                      <pic:cNvPicPr>
                        <a:picLocks noChangeAspect="1" noChangeArrowheads="1"/>
                      </pic:cNvPicPr>
                    </pic:nvPicPr>
                    <pic:blipFill>
                      <a:blip r:embed="rId12"/>
                      <a:stretch>
                        <a:fillRect/>
                      </a:stretch>
                    </pic:blipFill>
                    <pic:spPr bwMode="auto">
                      <a:xfrm>
                        <a:off x="0" y="0"/>
                        <a:ext cx="4966335" cy="5603240"/>
                      </a:xfrm>
                      <a:prstGeom prst="rect">
                        <a:avLst/>
                      </a:prstGeom>
                      <a:noFill/>
                      <a:ln w="9525">
                        <a:noFill/>
                        <a:headEnd/>
                        <a:tailEnd/>
                      </a:ln>
                    </pic:spPr>
                  </pic:pic>
                </a:graphicData>
              </a:graphic>
            </wp:inline>
          </w:drawing>
        </w:r>
      </w:del>
    </w:p>
    <w:p w14:paraId="702E15FB" w14:textId="77777777" w:rsidR="00AD7651" w:rsidRDefault="005B6599">
      <w:pPr>
        <w:pStyle w:val="Figure"/>
        <w:rPr>
          <w:ins w:id="393" w:author="Author" w:date="2017-07-29T12:48:00Z"/>
        </w:rPr>
      </w:pPr>
      <w:ins w:id="394" w:author="Author" w:date="2017-07-29T12:48:00Z">
        <w:r>
          <w:rPr>
            <w:noProof/>
            <w:lang w:val="en-GB" w:eastAsia="zh-CN"/>
          </w:rPr>
          <w:drawing>
            <wp:inline distT="0" distB="0" distL="0" distR="0">
              <wp:extent cx="3810000" cy="2540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ages/fig2.pdf"/>
                      <pic:cNvPicPr>
                        <a:picLocks noChangeAspect="1" noChangeArrowheads="1"/>
                      </pic:cNvPicPr>
                    </pic:nvPicPr>
                    <pic:blipFill>
                      <a:blip r:embed="rId12"/>
                      <a:stretch>
                        <a:fillRect/>
                      </a:stretch>
                    </pic:blipFill>
                    <pic:spPr bwMode="auto">
                      <a:xfrm>
                        <a:off x="0" y="0"/>
                        <a:ext cx="3810000" cy="2540000"/>
                      </a:xfrm>
                      <a:prstGeom prst="rect">
                        <a:avLst/>
                      </a:prstGeom>
                      <a:noFill/>
                      <a:ln w="9525">
                        <a:noFill/>
                        <a:headEnd/>
                        <a:tailEnd/>
                      </a:ln>
                    </pic:spPr>
                  </pic:pic>
                </a:graphicData>
              </a:graphic>
            </wp:inline>
          </w:drawing>
        </w:r>
      </w:ins>
    </w:p>
    <w:p w14:paraId="330E2702" w14:textId="77777777" w:rsidR="00AD7651" w:rsidRDefault="005B6599">
      <w:pPr>
        <w:pStyle w:val="FirstParagraph"/>
        <w:pPrChange w:id="395" w:author="Author" w:date="2017-07-29T12:48:00Z">
          <w:pPr>
            <w:pStyle w:val="ImageCaption"/>
          </w:pPr>
        </w:pPrChange>
      </w:pPr>
      <w:ins w:id="396" w:author="Author" w:date="2017-07-29T12:48:00Z">
        <w:r>
          <w:lastRenderedPageBreak/>
          <w:t xml:space="preserve">Figure 2: </w:t>
        </w:r>
      </w:ins>
      <w:r>
        <w:t>Mixture of experts. a) Training. Datasets are simulated that have either null or non-null causal relationships, and MR is performed by each of the 28 available MR methods. In the toy datasets, the columns in black represent 53 metrics about each of the 67,000 training simulations. The columns in red are specific to each method, they represent how well that method performed in obtaining the correct answer for each of the datasets. Random forests are used to learn the parameter space of the 53 metrics in which a particular dataset is likely to perform well. Together, this creates 28 random forest decision trees, one for each method. b) Application. For a GWAS summary dataset, our objective is to choose the method most likely to return the correct causal estimate. Metrics are generated from the dataset and fed into each of the 28 random forest decision trees. This provides us with 28 performance predictions. Finally, we use the method for which the performance prediction is highest.</w:t>
      </w:r>
    </w:p>
    <w:p w14:paraId="5F61E31D" w14:textId="77777777" w:rsidR="00002F1E" w:rsidRDefault="00002F1E">
      <w:pPr>
        <w:rPr>
          <w:del w:id="397" w:author="Author" w:date="2017-07-29T12:48:00Z"/>
          <w:i/>
        </w:rPr>
      </w:pPr>
      <w:del w:id="398" w:author="Author" w:date="2017-07-29T12:48:00Z">
        <w:r>
          <w:br w:type="page"/>
        </w:r>
      </w:del>
    </w:p>
    <w:p w14:paraId="4952B13E" w14:textId="77777777" w:rsidR="001B7121" w:rsidRDefault="00AC40E0">
      <w:pPr>
        <w:pStyle w:val="FigurewithCaption"/>
        <w:rPr>
          <w:del w:id="399" w:author="Author" w:date="2017-07-29T12:48:00Z"/>
        </w:rPr>
      </w:pPr>
      <w:del w:id="400" w:author="Author" w:date="2017-07-29T12:48:00Z">
        <w:r>
          <w:rPr>
            <w:noProof/>
            <w:lang w:val="en-GB" w:eastAsia="zh-CN"/>
          </w:rPr>
          <w:drawing>
            <wp:inline distT="0" distB="0" distL="0" distR="0" wp14:anchorId="04666BF9" wp14:editId="6848D7C4">
              <wp:extent cx="6566535" cy="3545840"/>
              <wp:effectExtent l="0" t="0" r="0" b="0"/>
              <wp:docPr id="7" name="Picture" descr="Performance of MoE against all other methods. a) The power for non-null datasets is plotted against the FDR for null datasets for each of the 28 methods, plus MoE. No single method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ethod."/>
              <wp:cNvGraphicFramePr/>
              <a:graphic xmlns:a="http://schemas.openxmlformats.org/drawingml/2006/main">
                <a:graphicData uri="http://schemas.openxmlformats.org/drawingml/2006/picture">
                  <pic:pic xmlns:pic="http://schemas.openxmlformats.org/drawingml/2006/picture">
                    <pic:nvPicPr>
                      <pic:cNvPr id="0" name="Picture" descr="images/fig3.pdf"/>
                      <pic:cNvPicPr>
                        <a:picLocks noChangeAspect="1" noChangeArrowheads="1"/>
                      </pic:cNvPicPr>
                    </pic:nvPicPr>
                    <pic:blipFill>
                      <a:blip r:embed="rId13"/>
                      <a:stretch>
                        <a:fillRect/>
                      </a:stretch>
                    </pic:blipFill>
                    <pic:spPr bwMode="auto">
                      <a:xfrm>
                        <a:off x="0" y="0"/>
                        <a:ext cx="6566535" cy="3545840"/>
                      </a:xfrm>
                      <a:prstGeom prst="rect">
                        <a:avLst/>
                      </a:prstGeom>
                      <a:noFill/>
                      <a:ln w="9525">
                        <a:noFill/>
                        <a:headEnd/>
                        <a:tailEnd/>
                      </a:ln>
                    </pic:spPr>
                  </pic:pic>
                </a:graphicData>
              </a:graphic>
            </wp:inline>
          </w:drawing>
        </w:r>
      </w:del>
    </w:p>
    <w:p w14:paraId="40FB5610" w14:textId="77777777" w:rsidR="00AD7651" w:rsidRDefault="005B6599">
      <w:pPr>
        <w:pStyle w:val="Figure"/>
        <w:rPr>
          <w:ins w:id="401" w:author="Author" w:date="2017-07-29T12:48:00Z"/>
        </w:rPr>
      </w:pPr>
      <w:ins w:id="402" w:author="Author" w:date="2017-07-29T12:48:00Z">
        <w:r>
          <w:rPr>
            <w:noProof/>
            <w:lang w:val="en-GB" w:eastAsia="zh-CN"/>
          </w:rPr>
          <w:drawing>
            <wp:inline distT="0" distB="0" distL="0" distR="0">
              <wp:extent cx="3810000" cy="2540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images/fig3.pdf"/>
                      <pic:cNvPicPr>
                        <a:picLocks noChangeAspect="1" noChangeArrowheads="1"/>
                      </pic:cNvPicPr>
                    </pic:nvPicPr>
                    <pic:blipFill>
                      <a:blip r:embed="rId13"/>
                      <a:stretch>
                        <a:fillRect/>
                      </a:stretch>
                    </pic:blipFill>
                    <pic:spPr bwMode="auto">
                      <a:xfrm>
                        <a:off x="0" y="0"/>
                        <a:ext cx="3810000" cy="2540000"/>
                      </a:xfrm>
                      <a:prstGeom prst="rect">
                        <a:avLst/>
                      </a:prstGeom>
                      <a:noFill/>
                      <a:ln w="9525">
                        <a:noFill/>
                        <a:headEnd/>
                        <a:tailEnd/>
                      </a:ln>
                    </pic:spPr>
                  </pic:pic>
                </a:graphicData>
              </a:graphic>
            </wp:inline>
          </w:drawing>
        </w:r>
      </w:ins>
    </w:p>
    <w:p w14:paraId="05217198" w14:textId="77777777" w:rsidR="00AD7651" w:rsidRDefault="005B6599">
      <w:pPr>
        <w:pStyle w:val="FirstParagraph"/>
        <w:pPrChange w:id="403" w:author="Author" w:date="2017-07-29T12:48:00Z">
          <w:pPr>
            <w:pStyle w:val="ImageCaption"/>
          </w:pPr>
        </w:pPrChange>
      </w:pPr>
      <w:ins w:id="404" w:author="Author" w:date="2017-07-29T12:48:00Z">
        <w:r>
          <w:t xml:space="preserve">Figure 3: </w:t>
        </w:r>
      </w:ins>
      <w:r>
        <w:t xml:space="preserve">Performance of </w:t>
      </w:r>
      <w:proofErr w:type="spellStart"/>
      <w:r>
        <w:t>MoE</w:t>
      </w:r>
      <w:proofErr w:type="spellEnd"/>
      <w:r>
        <w:t xml:space="preserve"> against all other methods. a) The power for non-null datasets is plotted against the FDR for null datasets for each of the 28 methods, plus MoE. No single method achieved nominal FDR for these simulations. b) Calculating the area under the ROC curve from the values in (a) we plotted the performance in order from lowest to highest. Under the assumption of pervasive horizontal pleiotropy, the MoE approach is likely most effective than any other single method.</w:t>
      </w:r>
    </w:p>
    <w:p w14:paraId="4D8A6FC4" w14:textId="77777777" w:rsidR="00002F1E" w:rsidRDefault="00002F1E">
      <w:pPr>
        <w:rPr>
          <w:del w:id="405" w:author="Author" w:date="2017-07-29T12:48:00Z"/>
          <w:i/>
        </w:rPr>
      </w:pPr>
      <w:del w:id="406" w:author="Author" w:date="2017-07-29T12:48:00Z">
        <w:r>
          <w:lastRenderedPageBreak/>
          <w:br w:type="page"/>
        </w:r>
      </w:del>
    </w:p>
    <w:p w14:paraId="52EE8BD1" w14:textId="77777777" w:rsidR="001B7121" w:rsidRDefault="00AC40E0">
      <w:pPr>
        <w:pStyle w:val="FigurewithCaption"/>
        <w:rPr>
          <w:del w:id="407" w:author="Author" w:date="2017-07-29T12:48:00Z"/>
        </w:rPr>
      </w:pPr>
      <w:del w:id="408" w:author="Author" w:date="2017-07-29T12:48:00Z">
        <w:r>
          <w:rPr>
            <w:noProof/>
            <w:lang w:val="en-GB" w:eastAsia="zh-CN"/>
          </w:rPr>
          <w:drawing>
            <wp:inline distT="0" distB="0" distL="0" distR="0" wp14:anchorId="2476B40F" wp14:editId="78E662D6">
              <wp:extent cx="5334000" cy="3247159"/>
              <wp:effectExtent l="0" t="0" r="0" b="0"/>
              <wp:docPr id="8" name="Picture" descr="Lookup of causal associations involving Years of Schooling. The arrows denote causal direction and the values on the arrows denote the causal effect estimate. Only those relationships are shown for which the FDR &lt; 0.05."/>
              <wp:cNvGraphicFramePr/>
              <a:graphic xmlns:a="http://schemas.openxmlformats.org/drawingml/2006/main">
                <a:graphicData uri="http://schemas.openxmlformats.org/drawingml/2006/picture">
                  <pic:pic xmlns:pic="http://schemas.openxmlformats.org/drawingml/2006/picture">
                    <pic:nvPicPr>
                      <pic:cNvPr id="0" name="Picture" descr="images/fig4.png"/>
                      <pic:cNvPicPr>
                        <a:picLocks noChangeAspect="1" noChangeArrowheads="1"/>
                      </pic:cNvPicPr>
                    </pic:nvPicPr>
                    <pic:blipFill>
                      <a:blip r:embed="rId14"/>
                      <a:stretch>
                        <a:fillRect/>
                      </a:stretch>
                    </pic:blipFill>
                    <pic:spPr bwMode="auto">
                      <a:xfrm>
                        <a:off x="0" y="0"/>
                        <a:ext cx="5334000" cy="3247159"/>
                      </a:xfrm>
                      <a:prstGeom prst="rect">
                        <a:avLst/>
                      </a:prstGeom>
                      <a:noFill/>
                      <a:ln w="9525">
                        <a:noFill/>
                        <a:headEnd/>
                        <a:tailEnd/>
                      </a:ln>
                    </pic:spPr>
                  </pic:pic>
                </a:graphicData>
              </a:graphic>
            </wp:inline>
          </w:drawing>
        </w:r>
      </w:del>
    </w:p>
    <w:p w14:paraId="6F0F7629" w14:textId="77777777" w:rsidR="00AD7651" w:rsidRDefault="005B6599">
      <w:pPr>
        <w:pStyle w:val="Figure"/>
        <w:rPr>
          <w:ins w:id="409" w:author="Author" w:date="2017-07-29T12:48:00Z"/>
        </w:rPr>
      </w:pPr>
      <w:ins w:id="410" w:author="Author" w:date="2017-07-29T12:48:00Z">
        <w:r>
          <w:rPr>
            <w:noProof/>
            <w:lang w:val="en-GB" w:eastAsia="zh-CN"/>
          </w:rPr>
          <w:drawing>
            <wp:inline distT="0" distB="0" distL="0" distR="0">
              <wp:extent cx="5334000" cy="570165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images/fig4-01.png"/>
                      <pic:cNvPicPr>
                        <a:picLocks noChangeAspect="1" noChangeArrowheads="1"/>
                      </pic:cNvPicPr>
                    </pic:nvPicPr>
                    <pic:blipFill>
                      <a:blip r:embed="rId15"/>
                      <a:stretch>
                        <a:fillRect/>
                      </a:stretch>
                    </pic:blipFill>
                    <pic:spPr bwMode="auto">
                      <a:xfrm>
                        <a:off x="0" y="0"/>
                        <a:ext cx="5334000" cy="5701651"/>
                      </a:xfrm>
                      <a:prstGeom prst="rect">
                        <a:avLst/>
                      </a:prstGeom>
                      <a:noFill/>
                      <a:ln w="9525">
                        <a:noFill/>
                        <a:headEnd/>
                        <a:tailEnd/>
                      </a:ln>
                    </pic:spPr>
                  </pic:pic>
                </a:graphicData>
              </a:graphic>
            </wp:inline>
          </w:drawing>
        </w:r>
      </w:ins>
    </w:p>
    <w:p w14:paraId="3F34E799" w14:textId="77777777" w:rsidR="00AD7651" w:rsidRDefault="005B6599">
      <w:pPr>
        <w:pStyle w:val="FirstParagraph"/>
        <w:pPrChange w:id="411" w:author="Author" w:date="2017-07-29T12:48:00Z">
          <w:pPr>
            <w:pStyle w:val="ImageCaption"/>
          </w:pPr>
        </w:pPrChange>
      </w:pPr>
      <w:ins w:id="412" w:author="Author" w:date="2017-07-29T12:48:00Z">
        <w:r>
          <w:t xml:space="preserve">Figure 4: </w:t>
        </w:r>
      </w:ins>
      <w:r>
        <w:t xml:space="preserve">Lookup of causal associations involving </w:t>
      </w:r>
      <w:ins w:id="413" w:author="Author" w:date="2017-07-29T12:48:00Z">
        <w:r>
          <w:t xml:space="preserve">a) LDL cholesterol and b) </w:t>
        </w:r>
      </w:ins>
      <w:r>
        <w:t>Years of Schooling.</w:t>
      </w:r>
      <w:ins w:id="414" w:author="Author" w:date="2017-07-29T12:48:00Z">
        <w:r>
          <w:t xml:space="preserve"> In a) the nodes are filtered to not include those obtained from the Shin et al or </w:t>
        </w:r>
        <w:proofErr w:type="spellStart"/>
        <w:r>
          <w:t>Kettunen</w:t>
        </w:r>
        <w:proofErr w:type="spellEnd"/>
        <w:r>
          <w:t xml:space="preserve"> et al </w:t>
        </w:r>
        <w:proofErr w:type="spellStart"/>
        <w:r>
          <w:t>metabolomic</w:t>
        </w:r>
        <w:proofErr w:type="spellEnd"/>
        <w:r>
          <w:t xml:space="preserve"> studies.</w:t>
        </w:r>
      </w:ins>
      <w:r>
        <w:t xml:space="preserve"> The arrows denote causal direction and the values on the arrows denote the causal effect estimate. Only those relationships are shown for which the </w:t>
      </w:r>
      <m:oMath>
        <m:r>
          <w:rPr>
            <w:rFonts w:ascii="Cambria Math" w:hAnsi="Cambria Math"/>
            <w:rPrChange w:id="415" w:author="Author" w:date="2017-07-29T12:48:00Z">
              <w:rPr>
                <w:rFonts w:ascii="Cambria Math" w:hAnsi="Cambria Math"/>
              </w:rPr>
            </w:rPrChange>
          </w:rPr>
          <m:t>FDR&lt;0.05</m:t>
        </m:r>
      </m:oMath>
      <w:r>
        <w:t>.</w:t>
      </w:r>
    </w:p>
    <w:p w14:paraId="6BA5B737" w14:textId="77777777" w:rsidR="00AD7651" w:rsidRDefault="005B6599">
      <w:pPr>
        <w:pStyle w:val="Heading2"/>
        <w:rPr>
          <w:ins w:id="416" w:author="Author" w:date="2017-07-29T12:48:00Z"/>
        </w:rPr>
      </w:pPr>
      <w:bookmarkStart w:id="417" w:name="online-methods"/>
      <w:bookmarkEnd w:id="417"/>
      <w:ins w:id="418" w:author="Author" w:date="2017-07-29T12:48:00Z">
        <w:r>
          <w:t>Online methods</w:t>
        </w:r>
      </w:ins>
    </w:p>
    <w:p w14:paraId="4F72A2A1" w14:textId="77777777" w:rsidR="00AD7651" w:rsidRDefault="005B6599">
      <w:pPr>
        <w:pStyle w:val="Heading3"/>
        <w:rPr>
          <w:ins w:id="419" w:author="Author" w:date="2017-07-29T12:48:00Z"/>
        </w:rPr>
      </w:pPr>
      <w:bookmarkStart w:id="420" w:name="steiger-filtering-1"/>
      <w:bookmarkEnd w:id="420"/>
      <w:proofErr w:type="spellStart"/>
      <w:ins w:id="421" w:author="Author" w:date="2017-07-29T12:48:00Z">
        <w:r>
          <w:t>Steiger</w:t>
        </w:r>
        <w:proofErr w:type="spellEnd"/>
        <w:r>
          <w:t xml:space="preserve"> filtering</w:t>
        </w:r>
      </w:ins>
    </w:p>
    <w:p w14:paraId="7BD5D8D2" w14:textId="77777777" w:rsidR="00AD7651" w:rsidRDefault="005B6599">
      <w:pPr>
        <w:pStyle w:val="FirstParagraph"/>
        <w:rPr>
          <w:ins w:id="422" w:author="Author" w:date="2017-07-29T12:48:00Z"/>
        </w:rPr>
      </w:pPr>
      <w:ins w:id="423" w:author="Author" w:date="2017-07-29T12:48:00Z">
        <w:r>
          <w:t xml:space="preserve">An approach to inferring the causal direction between phenotypes recently developed (7) uses the following basic premise. If trait </w:t>
        </w:r>
        <m:oMath>
          <m:r>
            <w:rPr>
              <w:rFonts w:ascii="Cambria Math" w:hAnsi="Cambria Math"/>
            </w:rPr>
            <m:t>A</m:t>
          </m:r>
        </m:oMath>
        <w:r>
          <w:t xml:space="preserve"> causes trait </w:t>
        </w:r>
        <m:oMath>
          <m:r>
            <w:rPr>
              <w:rFonts w:ascii="Cambria Math" w:hAnsi="Cambria Math"/>
            </w:rPr>
            <m:t>B</m:t>
          </m:r>
        </m:oMath>
        <w:r>
          <w:t xml:space="preserve"> then </w:t>
        </w:r>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because the </w:t>
        </w:r>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=cor(</m:t>
          </m:r>
          <w:proofErr w:type="gramStart"/>
          <m:r>
            <w:rPr>
              <w:rFonts w:ascii="Cambria Math" w:hAnsi="Cambria Math"/>
            </w:rPr>
            <m:t>A,B</m:t>
          </m:r>
          <w:proofErr w:type="gramEnd"/>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This will be true under most </w:t>
        </w:r>
        <w:r>
          <w:lastRenderedPageBreak/>
          <w:t>circumstances, but some parameters of measurement error or unmeasured confounding can lead to the inequality reversing direction, as has been explored previously (7).</w:t>
        </w:r>
      </w:ins>
    </w:p>
    <w:p w14:paraId="55EBE46D" w14:textId="77777777" w:rsidR="00AD7651" w:rsidRDefault="005B6599">
      <w:pPr>
        <w:pStyle w:val="BodyText"/>
        <w:rPr>
          <w:ins w:id="424" w:author="Author" w:date="2017-07-29T12:48:00Z"/>
        </w:rPr>
      </w:pPr>
      <w:ins w:id="425" w:author="Author" w:date="2017-07-29T12:48:00Z">
        <w:r>
          <w:t xml:space="preserve">The </w:t>
        </w:r>
        <w:proofErr w:type="spellStart"/>
        <w:r>
          <w:t>Steiger</w:t>
        </w:r>
        <w:proofErr w:type="spellEnd"/>
        <w:r>
          <w:t xml:space="preserve"> test is applied to each variant in turn and we exclude any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for which </w:t>
        </w:r>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indicating that it is unlikely to primarily associate with </w:t>
        </w:r>
        <m:oMath>
          <m:r>
            <w:rPr>
              <w:rFonts w:ascii="Cambria Math" w:hAnsi="Cambria Math"/>
            </w:rPr>
            <m:t>B</m:t>
          </m:r>
        </m:oMath>
        <w:r>
          <w:t xml:space="preserve"> relative to </w:t>
        </w:r>
        <m:oMath>
          <m:r>
            <w:rPr>
              <w:rFonts w:ascii="Cambria Math" w:hAnsi="Cambria Math"/>
            </w:rPr>
            <m:t>A</m:t>
          </m:r>
        </m:oMath>
        <w:r>
          <w:t>. S</w:t>
        </w:r>
        <w:proofErr w:type="spellStart"/>
        <w:r>
          <w:t>imilarly</w:t>
        </w:r>
        <w:proofErr w:type="spellEnd"/>
        <w:r>
          <w:t xml:space="preserve">, for SNPs that influence confounders of </w:t>
        </w:r>
        <m:oMath>
          <m:r>
            <w:rPr>
              <w:rFonts w:ascii="Cambria Math" w:hAnsi="Cambria Math"/>
            </w:rPr>
            <m:t>A</m:t>
          </m:r>
        </m:oMath>
        <w:r>
          <w:t xml:space="preserve"> and </w:t>
        </w:r>
        <m:oMath>
          <m:r>
            <w:rPr>
              <w:rFonts w:ascii="Cambria Math" w:hAnsi="Cambria Math"/>
            </w:rPr>
            <m:t>B</m:t>
          </m:r>
        </m:oMath>
        <w:r>
          <w:t xml:space="preserve"> or exhibit horizontal pleiotropy, the difference in </w:t>
        </w:r>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oMath>
      </w:ins>
      <w:moveToRangeStart w:id="426" w:author="Author" w:date="2017-07-29T12:48:00Z" w:name="move489095860"/>
      <m:oMath>
        <m:r>
          <w:rPr>
            <w:rFonts w:ascii="Cambria Math" w:hAnsi="Cambria Math"/>
          </w:rPr>
          <m:t>A</m:t>
        </m:r>
        <m:sSup>
          <m:sSupPr>
            <m:ctrlPr>
              <w:rPr>
                <w:rFonts w:ascii="Cambria Math" w:hAnsi="Cambria Math"/>
              </w:rPr>
            </m:ctrlPr>
          </m:sSupPr>
          <m:e>
            <m:r>
              <w:rPr>
                <w:rFonts w:ascii="Cambria Math" w:hAnsi="Cambria Math"/>
              </w:rPr>
              <m:t>)</m:t>
            </m:r>
          </m:e>
          <m:sup>
            <m:r>
              <w:rPr>
                <w:rFonts w:ascii="Cambria Math" w:hAnsi="Cambria Math"/>
              </w:rPr>
              <m:t>2</m:t>
            </m:r>
          </m:sup>
        </m:sSup>
      </m:oMath>
      <w:moveTo w:id="427" w:author="Author" w:date="2017-07-29T12:48:00Z">
        <w:r>
          <w:t xml:space="preserve"> and </w:t>
        </w:r>
        <m:oMath>
          <m:r>
            <w:rPr>
              <w:rFonts w:ascii="Cambria Math" w:hAnsi="Cambria Math"/>
            </w:rPr>
            <m:t>cor(</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,B</m:t>
          </m:r>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will be reduced, increasing </w:t>
        </w:r>
      </w:moveTo>
      <w:moveToRangeEnd w:id="426"/>
      <w:ins w:id="428" w:author="Author" w:date="2017-07-29T12:48:00Z">
        <w:r>
          <w:t xml:space="preserve">the likelihood of the SNP being excluded because the </w:t>
        </w:r>
        <w:proofErr w:type="spellStart"/>
        <w:r>
          <w:t>Steiger</w:t>
        </w:r>
        <w:proofErr w:type="spellEnd"/>
        <w:r>
          <w:t xml:space="preserve"> Z-test is less likely to be significant. Hence we also exclude any </w:t>
        </w:r>
        <m:oMath>
          <m:sSub>
            <m:sSubPr>
              <m:ctrlPr>
                <w:rPr>
                  <w:rFonts w:ascii="Cambria Math" w:hAnsi="Cambria Math"/>
                </w:rPr>
              </m:ctrlPr>
            </m:sSubPr>
            <m:e>
              <m:r>
                <w:rPr>
                  <w:rFonts w:ascii="Cambria Math" w:hAnsi="Cambria Math"/>
                </w:rPr>
                <m:t>g</m:t>
              </m:r>
            </m:e>
            <m:sub>
              <m:r>
                <w:rPr>
                  <w:rFonts w:ascii="Cambria Math" w:hAnsi="Cambria Math"/>
                </w:rPr>
                <m:t>A</m:t>
              </m:r>
            </m:sub>
          </m:sSub>
        </m:oMath>
        <w:r>
          <w:t xml:space="preserve"> for which the </w:t>
        </w:r>
        <m:oMath>
          <m:r>
            <w:rPr>
              <w:rFonts w:ascii="Cambria Math" w:hAnsi="Cambria Math"/>
            </w:rPr>
            <m:t>cor(</m:t>
          </m:r>
          <w:proofErr w:type="gramStart"/>
          <m:r>
            <w:rPr>
              <w:rFonts w:ascii="Cambria Math" w:hAnsi="Cambria Math"/>
            </w:rPr>
            <m:t>g,x</m:t>
          </m:r>
          <w:proofErr w:type="gramEnd"/>
          <m:r>
            <w:rPr>
              <w:rFonts w:ascii="Cambria Math" w:hAnsi="Cambria Math"/>
            </w:rPr>
            <m:t>)</m:t>
          </m:r>
        </m:oMath>
        <w:r>
          <w:t xml:space="preserve"> and </w:t>
        </w:r>
        <m:oMath>
          <m:r>
            <w:rPr>
              <w:rFonts w:ascii="Cambria Math" w:hAnsi="Cambria Math"/>
            </w:rPr>
            <m:t>cor(g,y)</m:t>
          </m:r>
        </m:oMath>
        <w:r>
          <w:t xml:space="preserve"> are not significantly different at an arbitrary threshold of </w:t>
        </w:r>
        <m:oMath>
          <m:r>
            <w:rPr>
              <w:rFonts w:ascii="Cambria Math" w:hAnsi="Cambria Math"/>
            </w:rPr>
            <m:t>p&gt;0.05</m:t>
          </m:r>
        </m:oMath>
        <w:r>
          <w:t>.</w:t>
        </w:r>
      </w:ins>
    </w:p>
    <w:p w14:paraId="55A7186A" w14:textId="77777777" w:rsidR="00AD7651" w:rsidRDefault="005B6599">
      <w:pPr>
        <w:pStyle w:val="BodyText"/>
        <w:rPr>
          <w:ins w:id="429" w:author="Author" w:date="2017-07-29T12:48:00Z"/>
        </w:rPr>
      </w:pPr>
      <w:moveToRangeStart w:id="430" w:author="Author" w:date="2017-07-29T12:48:00Z" w:name="move489095861"/>
      <w:moveTo w:id="431" w:author="Author" w:date="2017-07-29T12:48:00Z">
        <w:r>
          <w:t xml:space="preserve">To estimate </w:t>
        </w:r>
        <m:oMath>
          <m:r>
            <w:rPr>
              <w:rFonts w:ascii="Cambria Math" w:hAnsi="Cambria Math"/>
            </w:rPr>
            <m:t>cor(</m:t>
          </m:r>
          <w:proofErr w:type="gramStart"/>
          <m:r>
            <w:rPr>
              <w:rFonts w:ascii="Cambria Math" w:hAnsi="Cambria Math"/>
            </w:rPr>
            <m:t>g,x</m:t>
          </m:r>
          <w:proofErr w:type="gramEnd"/>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if </w:t>
        </w:r>
        <m:oMath>
          <m:r>
            <w:rPr>
              <w:rFonts w:ascii="Cambria Math" w:hAnsi="Cambria Math"/>
            </w:rPr>
            <m:t>x</m:t>
          </m:r>
        </m:oMath>
        <w:r>
          <w:t xml:space="preserve"> is continuous we obtain the F-statistic from the rep</w:t>
        </w:r>
        <w:proofErr w:type="spellStart"/>
        <w:r>
          <w:t>orted</w:t>
        </w:r>
        <w:proofErr w:type="spellEnd"/>
        <w:r>
          <w:t xml:space="preserve"> p-value and sample size and then </w:t>
        </w:r>
        <m:oMath>
          <m:r>
            <w:rPr>
              <w:rFonts w:ascii="Cambria Math" w:hAnsi="Cambria Math"/>
            </w:rPr>
            <m:t>cor(g,x</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F</m:t>
              </m:r>
            </m:num>
            <m:den>
              <m:r>
                <w:rPr>
                  <w:rFonts w:ascii="Cambria Math" w:hAnsi="Cambria Math"/>
                </w:rPr>
                <m:t>N-2-F</m:t>
              </m:r>
            </m:den>
          </m:f>
        </m:oMath>
        <w:r>
          <w:t xml:space="preserve">. If </w:t>
        </w:r>
        <m:oMath>
          <m:r>
            <w:rPr>
              <w:rFonts w:ascii="Cambria Math" w:hAnsi="Cambria Math"/>
            </w:rPr>
            <m:t>x</m:t>
          </m:r>
        </m:oMath>
        <w:r>
          <w:t xml:space="preserve"> is binary then we estimate the variance of the underlying liability explained by the SNP, </w:t>
        </w:r>
        <m:oMath>
          <m:r>
            <w:rPr>
              <w:rFonts w:ascii="Cambria Math" w:hAnsi="Cambria Math"/>
            </w:rPr>
            <m:t>cor(</m:t>
          </m:r>
          <w:proofErr w:type="gramStart"/>
          <m:r>
            <w:rPr>
              <w:rFonts w:ascii="Cambria Math" w:hAnsi="Cambria Math"/>
            </w:rPr>
            <m:t>g,x</m:t>
          </m:r>
          <w:proofErr w:type="gramEnd"/>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a</m:t>
                  </m:r>
                </m:sub>
              </m:sSub>
            </m:num>
            <m:den>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e</m:t>
                  </m:r>
                </m:sub>
              </m:sSub>
            </m:den>
          </m:f>
        </m:oMath>
        <w:r>
          <w:t xml:space="preserve">. </w:t>
        </w:r>
        <w:moveToRangeStart w:id="432" w:author="Author" w:date="2017-07-29T12:48:00Z" w:name="move489095862"/>
        <w:moveToRangeEnd w:id="430"/>
        <w:r>
          <w:t xml:space="preserve">Here, </w:t>
        </w:r>
        <m:oMath>
          <m:sSub>
            <m:sSubPr>
              <m:ctrlPr>
                <w:rPr>
                  <w:rFonts w:ascii="Cambria Math" w:hAnsi="Cambria Math"/>
                </w:rPr>
              </m:ctrlPr>
            </m:sSubPr>
            <m:e>
              <m:r>
                <w:rPr>
                  <w:rFonts w:ascii="Cambria Math" w:hAnsi="Cambria Math"/>
                </w:rPr>
                <m:t>V</m:t>
              </m:r>
            </m:e>
            <m:sub>
              <m:r>
                <w:rPr>
                  <w:rFonts w:ascii="Cambria Math" w:hAnsi="Cambria Math"/>
                </w:rPr>
                <m:t>e</m:t>
              </m:r>
            </m:sub>
          </m:sSub>
          <m:r>
            <w:rPr>
              <w:rFonts w:ascii="Cambria Math" w:hAnsi="Cambria Math"/>
            </w:rPr>
            <m:t>=</m:t>
          </m:r>
          <m:sSup>
            <m:sSupPr>
              <m:ctrlPr>
                <w:rPr>
                  <w:rFonts w:ascii="Cambria Math" w:hAnsi="Cambria Math"/>
                </w:rPr>
              </m:ctrlPr>
            </m:sSupPr>
            <m:e>
              <m:r>
                <w:rPr>
                  <w:rFonts w:ascii="Cambria Math" w:hAnsi="Cambria Math"/>
                </w:rPr>
                <m:t>π</m:t>
              </m:r>
            </m:e>
            <m:sup>
              <m:r>
                <w:rPr>
                  <w:rFonts w:ascii="Cambria Math" w:hAnsi="Cambria Math"/>
                </w:rPr>
                <m:t>2</m:t>
              </m:r>
            </m:sup>
          </m:sSup>
          <m:r>
            <w:rPr>
              <w:rFonts w:ascii="Cambria Math" w:hAnsi="Cambria Math"/>
            </w:rPr>
            <m:t>/3</m:t>
          </m:r>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a</m:t>
              </m:r>
            </m:sub>
          </m:sSub>
          <m:r>
            <w:rPr>
              <w:rFonts w:ascii="Cambria Math" w:hAnsi="Cambria Math"/>
            </w:rPr>
            <m:t>=2</m:t>
          </m:r>
          <m:sSup>
            <m:sSupPr>
              <m:ctrlPr>
                <w:rPr>
                  <w:rFonts w:ascii="Cambria Math" w:hAnsi="Cambria Math"/>
                </w:rPr>
              </m:ctrlPr>
            </m:sSupPr>
            <m:e>
              <m:r>
                <w:rPr>
                  <w:rFonts w:ascii="Cambria Math" w:hAnsi="Cambria Math"/>
                </w:rPr>
                <m:t>β</m:t>
              </m:r>
            </m:e>
            <m:sup>
              <m:r>
                <w:rPr>
                  <w:rFonts w:ascii="Cambria Math" w:hAnsi="Cambria Math"/>
                </w:rPr>
                <m:t>2</m:t>
              </m:r>
            </m:sup>
          </m:sSup>
          <w:moveToRangeEnd w:id="432"/>
          <w:ins w:id="433" w:author="Author" w:date="2017-07-29T12:48:00Z">
            <m:r>
              <w:rPr>
                <w:rFonts w:ascii="Cambria Math" w:hAnsi="Cambria Math"/>
              </w:rPr>
              <m:t>f(1-f)</m:t>
            </m:r>
          </w:ins>
        </m:oMath>
        <w:ins w:id="434" w:author="Author" w:date="2017-07-29T12:48:00Z">
          <w:r>
            <w:t xml:space="preserve">, where </w:t>
          </w:r>
          <m:oMath>
            <m:r>
              <w:rPr>
                <w:rFonts w:ascii="Cambria Math" w:hAnsi="Cambria Math"/>
              </w:rPr>
              <m:t>β</m:t>
            </m:r>
          </m:oMath>
          <w:r>
            <w:t xml:space="preserve"> is the log odds ratio and </w:t>
          </w:r>
          <m:oMath>
            <m:r>
              <w:rPr>
                <w:rFonts w:ascii="Cambria Math" w:hAnsi="Cambria Math"/>
              </w:rPr>
              <m:t>f</m:t>
            </m:r>
          </m:oMath>
          <w:r>
            <w:t xml:space="preserve"> is the allele frequency of the SNP in the population (41). </w:t>
          </w:r>
          <m:oMath>
            <m:r>
              <w:rPr>
                <w:rFonts w:ascii="Cambria Math" w:hAnsi="Cambria Math"/>
              </w:rPr>
              <m:t>f</m:t>
            </m:r>
          </m:oMath>
          <w:r>
            <w:t xml:space="preserve"> can be estimated using the allele frequency of the SNP in an ascertained sample by deriving the </w:t>
          </w:r>
          <m:oMath>
            <m:r>
              <w:rPr>
                <w:rFonts w:ascii="Cambria Math" w:hAnsi="Cambria Math"/>
              </w:rPr>
              <m:t>2×2</m:t>
            </m:r>
          </m:oMath>
          <w:r>
            <w:t xml:space="preserve"> contingency table from the odds ratio </w:t>
          </w:r>
          <m:oMath>
            <m:sSup>
              <m:sSupPr>
                <m:ctrlPr>
                  <w:rPr>
                    <w:rFonts w:ascii="Cambria Math" w:hAnsi="Cambria Math"/>
                  </w:rPr>
                </m:ctrlPr>
              </m:sSupPr>
              <m:e>
                <m:r>
                  <w:rPr>
                    <w:rFonts w:ascii="Cambria Math" w:hAnsi="Cambria Math"/>
                  </w:rPr>
                  <m:t>e</m:t>
                </m:r>
              </m:e>
              <m:sup>
                <m:r>
                  <w:rPr>
                    <w:rFonts w:ascii="Cambria Math" w:hAnsi="Cambria Math"/>
                  </w:rPr>
                  <m:t>β</m:t>
                </m:r>
              </m:sup>
            </m:sSup>
          </m:oMath>
          <w:r>
            <w:t xml:space="preserve">, allele frequency in the ascertained sample </w:t>
          </w:r>
          <m:oMath>
            <m:sSub>
              <m:sSubPr>
                <m:ctrlPr>
                  <w:rPr>
                    <w:rFonts w:ascii="Cambria Math" w:hAnsi="Cambria Math"/>
                  </w:rPr>
                </m:ctrlPr>
              </m:sSubPr>
              <m:e>
                <m:r>
                  <w:rPr>
                    <w:rFonts w:ascii="Cambria Math" w:hAnsi="Cambria Math"/>
                  </w:rPr>
                  <m:t>f</m:t>
                </m:r>
              </m:e>
              <m:sub>
                <m:r>
                  <w:rPr>
                    <w:rFonts w:ascii="Cambria Math" w:hAnsi="Cambria Math"/>
                  </w:rPr>
                  <m:t>cc</m:t>
                </m:r>
              </m:sub>
            </m:sSub>
          </m:oMath>
          <w:r>
            <w:t>,</w:t>
          </w:r>
        </w:ins>
        <w:moveToRangeStart w:id="435" w:author="Author" w:date="2017-07-29T12:48:00Z" w:name="move489095863"/>
        <w:moveTo w:id="436" w:author="Author" w:date="2017-07-29T12:48:00Z">
          <w:r>
            <w:t xml:space="preserve"> and number of cases </w:t>
          </w:r>
          <m:oMath>
            <m:sSub>
              <m:sSubPr>
                <m:ctrlPr>
                  <w:rPr>
                    <w:rFonts w:ascii="Cambria Math" w:hAnsi="Cambria Math"/>
                  </w:rPr>
                </m:ctrlPr>
              </m:sSubPr>
              <m:e>
                <m:r>
                  <w:rPr>
                    <w:rFonts w:ascii="Cambria Math" w:hAnsi="Cambria Math"/>
                  </w:rPr>
                  <m:t>N</m:t>
                </m:r>
              </m:e>
              <m:sub>
                <m:r>
                  <w:rPr>
                    <w:rFonts w:ascii="Cambria Math" w:hAnsi="Cambria Math"/>
                  </w:rPr>
                  <m:t>1</m:t>
                </m:r>
              </m:sub>
            </m:sSub>
          </m:oMath>
          <w:r>
            <w:t xml:space="preserve"> and controls </w:t>
          </w:r>
          <m:oMath>
            <m:sSub>
              <m:sSubPr>
                <m:ctrlPr>
                  <w:rPr>
                    <w:rFonts w:ascii="Cambria Math" w:hAnsi="Cambria Math"/>
                  </w:rPr>
                </m:ctrlPr>
              </m:sSubPr>
              <m:e>
                <m:r>
                  <w:rPr>
                    <w:rFonts w:ascii="Cambria Math" w:hAnsi="Cambria Math"/>
                  </w:rPr>
                  <m:t>N</m:t>
                </m:r>
              </m:e>
              <m:sub>
                <m:r>
                  <w:rPr>
                    <w:rFonts w:ascii="Cambria Math" w:hAnsi="Cambria Math"/>
                  </w:rPr>
                  <m:t>0</m:t>
                </m:r>
              </m:sub>
            </m:sSub>
          </m:oMath>
          <w:r>
            <w:t xml:space="preserve">. </w:t>
          </w:r>
        </w:moveTo>
        <w:moveToRangeEnd w:id="435"/>
        <w:ins w:id="437" w:author="Author" w:date="2017-07-29T12:48:00Z">
          <w:r>
            <w:t xml:space="preserve">A Z-score to test the hypothesis that </w:t>
          </w:r>
          <m:oMath>
            <m:r>
              <w:rPr>
                <w:rFonts w:ascii="Cambria Math" w:hAnsi="Cambria Math"/>
              </w:rPr>
              <m:t>cor(</m:t>
            </m:r>
            <w:proofErr w:type="gramStart"/>
            <m:r>
              <w:rPr>
                <w:rFonts w:ascii="Cambria Math" w:hAnsi="Cambria Math"/>
              </w:rPr>
              <m:t>g,x</m:t>
            </m:r>
            <w:proofErr w:type="gramEnd"/>
            <m:r>
              <w:rPr>
                <w:rFonts w:ascii="Cambria Math" w:hAnsi="Cambria Math"/>
              </w:rPr>
              <m:t>)</m:t>
            </m:r>
          </m:oMath>
          <w:r>
            <w:t xml:space="preserve"> and </w:t>
          </w:r>
          <m:oMath>
            <m:r>
              <w:rPr>
                <w:rFonts w:ascii="Cambria Math" w:hAnsi="Cambria Math"/>
              </w:rPr>
              <m:t>cor(g,y)</m:t>
            </m:r>
          </m:oMath>
          <w:r>
            <w:t xml:space="preserve"> are significantly different can be generated using the Steiger test for correlated correlations.</w:t>
          </w:r>
        </w:ins>
      </w:moveTo>
    </w:p>
    <w:p w14:paraId="06608D27" w14:textId="77777777" w:rsidR="00AD7651" w:rsidRDefault="005B6599">
      <w:pPr>
        <w:pStyle w:val="Heading3"/>
        <w:rPr>
          <w:ins w:id="438" w:author="Author" w:date="2017-07-29T12:48:00Z"/>
        </w:rPr>
      </w:pPr>
      <w:bookmarkStart w:id="439" w:name="mixture-of-experts-implementation-for-mr"/>
      <w:bookmarkEnd w:id="439"/>
      <w:ins w:id="440" w:author="Author" w:date="2017-07-29T12:48:00Z">
        <w:r>
          <w:t xml:space="preserve">Mixture of </w:t>
        </w:r>
        <w:proofErr w:type="gramStart"/>
        <w:r>
          <w:t>experts</w:t>
        </w:r>
        <w:proofErr w:type="gramEnd"/>
        <w:r>
          <w:t xml:space="preserve"> implementation for MR</w:t>
        </w:r>
      </w:ins>
    </w:p>
    <w:p w14:paraId="4113C133" w14:textId="77777777" w:rsidR="00AD7651" w:rsidRDefault="005B6599">
      <w:pPr>
        <w:pStyle w:val="FirstParagraph"/>
        <w:rPr>
          <w:ins w:id="441" w:author="Author" w:date="2017-07-29T12:48:00Z"/>
        </w:rPr>
      </w:pPr>
      <w:ins w:id="442" w:author="Author" w:date="2017-07-29T12:48:00Z">
        <w:r>
          <w:t xml:space="preserve">The mixture of </w:t>
        </w:r>
        <w:proofErr w:type="gramStart"/>
        <w:r>
          <w:t>experts</w:t>
        </w:r>
        <w:proofErr w:type="gramEnd"/>
        <w:r>
          <w:t xml:space="preserve"> approach seeks to use simulations to learn the circumstances in which each of the 28 MR methods is likely to perform most accurately. Having trained the model on simulations, new summary-sets can be applied to obtain causal estimates from the method that is predicted to be the most reliable for that summary-set.</w:t>
        </w:r>
      </w:ins>
    </w:p>
    <w:p w14:paraId="2DE78590" w14:textId="77777777" w:rsidR="00AD7651" w:rsidRDefault="005B6599">
      <w:pPr>
        <w:pStyle w:val="BodyText"/>
        <w:rPr>
          <w:ins w:id="443" w:author="Author" w:date="2017-07-29T12:48:00Z"/>
        </w:rPr>
      </w:pPr>
      <w:ins w:id="444" w:author="Author" w:date="2017-07-29T12:48:00Z">
        <w:r>
          <w:t xml:space="preserve">It should be noted that in the original hierarchical mixture of </w:t>
        </w:r>
        <w:proofErr w:type="gramStart"/>
        <w:r>
          <w:t>experts</w:t>
        </w:r>
        <w:proofErr w:type="gramEnd"/>
        <w:r>
          <w:t xml:space="preserve"> approach of (27</w:t>
        </w:r>
      </w:ins>
      <w:moveToRangeStart w:id="445" w:author="Author" w:date="2017-07-29T12:48:00Z" w:name="move489095864"/>
      <w:moveTo w:id="446" w:author="Author" w:date="2017-07-29T12:48:00Z">
        <w:r>
          <w:t>) the gating function and the experts share the same input space and are trained simultaneously using expectation-</w:t>
        </w:r>
        <w:proofErr w:type="spellStart"/>
        <w:r>
          <w:t>maximisation</w:t>
        </w:r>
        <w:proofErr w:type="spellEnd"/>
        <w:r>
          <w:t xml:space="preserve">. In our approach the gating function is defined over a separate input space consisting of the parameter space of the experts, and is trained separately in a supervised setting using simulated data. </w:t>
        </w:r>
      </w:moveTo>
      <w:moveToRangeEnd w:id="445"/>
      <w:ins w:id="447" w:author="Author" w:date="2017-07-29T12:48:00Z">
        <w:r>
          <w:t>As such our MR-</w:t>
        </w:r>
        <w:proofErr w:type="spellStart"/>
        <w:r>
          <w:t>MoE</w:t>
        </w:r>
        <w:proofErr w:type="spellEnd"/>
        <w:r>
          <w:t xml:space="preserve"> approach fits the framework of meta-learning (42–44) where machine learning methods are applied at the 'meta-level' to </w:t>
        </w:r>
        <w:proofErr w:type="spellStart"/>
        <w:r>
          <w:t>analyse</w:t>
        </w:r>
        <w:proofErr w:type="spellEnd"/>
        <w:r>
          <w:t xml:space="preserve"> the results of machine learning experiments at the 'base-level', </w:t>
        </w:r>
        <w:proofErr w:type="gramStart"/>
        <w:r>
          <w:t>in order to</w:t>
        </w:r>
        <w:proofErr w:type="gramEnd"/>
        <w:r>
          <w:t xml:space="preserve"> be able to understand and model the capabilities of each expert and recommend which expert should be applied to a given problem. From this </w:t>
        </w:r>
        <w:proofErr w:type="gramStart"/>
        <w:r>
          <w:t>perspective</w:t>
        </w:r>
        <w:proofErr w:type="gramEnd"/>
        <w:r>
          <w:t xml:space="preserve"> the 28 MR methods are the base-models, the gating function is the meta-model, and its meta-features are the parameters of the summary-sets.</w:t>
        </w:r>
      </w:ins>
    </w:p>
    <w:p w14:paraId="25FBBC75" w14:textId="77777777" w:rsidR="00AD7651" w:rsidRDefault="005B6599">
      <w:pPr>
        <w:pStyle w:val="BodyText"/>
      </w:pPr>
      <w:moveToRangeStart w:id="448" w:author="Author" w:date="2017-07-29T12:48:00Z" w:name="move489095865"/>
      <w:moveTo w:id="449" w:author="Author" w:date="2017-07-29T12:48:00Z">
        <w:r>
          <w:rPr>
            <w:b/>
          </w:rPr>
          <w:t>Training and testing simulations</w:t>
        </w:r>
      </w:moveTo>
    </w:p>
    <w:moveToRangeEnd w:id="448"/>
    <w:p w14:paraId="4579917F" w14:textId="77777777" w:rsidR="00AD7651" w:rsidRDefault="005B6599">
      <w:pPr>
        <w:pStyle w:val="BodyText"/>
      </w:pPr>
      <w:ins w:id="450" w:author="Author" w:date="2017-07-29T12:48:00Z">
        <w:r>
          <w:t xml:space="preserve">The </w:t>
        </w:r>
        <w:proofErr w:type="spellStart"/>
        <w:r>
          <w:t>MoE</w:t>
        </w:r>
        <w:proofErr w:type="spellEnd"/>
        <w:r>
          <w:t xml:space="preserve"> is trained using summary-sets generated from simulations (Figure 2a). Each </w:t>
        </w:r>
        <w:r>
          <w:rPr>
            <w:i/>
          </w:rPr>
          <w:t>summary-set</w:t>
        </w:r>
        <w:r>
          <w:t xml:space="preserve"> can be fed into any of the 28 experts to obtain MR causal effects. The simulations used to generate these summary-sets</w:t>
        </w:r>
      </w:ins>
      <w:moveToRangeStart w:id="451" w:author="Author" w:date="2017-07-29T12:48:00Z" w:name="move489095866"/>
      <w:moveTo w:id="452" w:author="Author" w:date="2017-07-29T12:48:00Z">
        <w:r>
          <w:t xml:space="preserve"> seek to cover a range of pleiotropic scenarios, including where some proportion of SNPs exhibit directional or balanced horizontal pleiotropy, or where SNPs influence confounding variables.</w:t>
        </w:r>
      </w:moveTo>
    </w:p>
    <w:p w14:paraId="63CF896E" w14:textId="77777777" w:rsidR="00AD7651" w:rsidRDefault="005B6599">
      <w:pPr>
        <w:pStyle w:val="BodyText"/>
        <w:rPr>
          <w:ins w:id="453" w:author="Author" w:date="2017-07-29T12:48:00Z"/>
        </w:rPr>
      </w:pPr>
      <w:moveTo w:id="454" w:author="Author" w:date="2017-07-29T12:48:00Z">
        <w:r>
          <w:lastRenderedPageBreak/>
          <w:t xml:space="preserve">We simulate two individual level datasets for which there are </w:t>
        </w:r>
        <m:oMath>
          <m:sSub>
            <m:sSubPr>
              <m:ctrlPr>
                <w:rPr>
                  <w:rFonts w:ascii="Cambria Math" w:hAnsi="Cambria Math"/>
                </w:rPr>
              </m:ctrlPr>
            </m:sSubPr>
            <m:e>
              <m:r>
                <w:rPr>
                  <w:rFonts w:ascii="Cambria Math" w:hAnsi="Cambria Math"/>
                </w:rPr>
                <m:t>N</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y</m:t>
              </m:r>
            </m:sub>
          </m:sSub>
        </m:oMath>
        <w:r>
          <w:t xml:space="preserve"> samples, and </w:t>
        </w:r>
        <m:oMath>
          <m:r>
            <w:rPr>
              <w:rFonts w:ascii="Cambria Math" w:hAnsi="Cambria Math"/>
            </w:rPr>
            <m:t>M</m:t>
          </m:r>
        </m:oMath>
        <w:r>
          <w:t xml:space="preserve"> SNPs, where each SNP has effect allele frequency of </w:t>
        </w:r>
        <w:moveToRangeEnd w:id="451"/>
        <m:oMath>
          <m:sSub>
            <m:sSubPr>
              <m:ctrlPr>
                <w:ins w:id="455" w:author="Author" w:date="2017-07-29T12:48:00Z">
                  <w:rPr>
                    <w:rFonts w:ascii="Cambria Math" w:hAnsi="Cambria Math"/>
                  </w:rPr>
                </w:ins>
              </m:ctrlPr>
            </m:sSubPr>
            <m:e>
              <w:ins w:id="456" w:author="Author" w:date="2017-07-29T12:48:00Z">
                <m:r>
                  <w:rPr>
                    <w:rFonts w:ascii="Cambria Math" w:hAnsi="Cambria Math"/>
                  </w:rPr>
                  <m:t>f</m:t>
                </m:r>
              </w:ins>
            </m:e>
            <m:sub>
              <w:ins w:id="457" w:author="Author" w:date="2017-07-29T12:48:00Z">
                <m:r>
                  <w:rPr>
                    <w:rFonts w:ascii="Cambria Math" w:hAnsi="Cambria Math"/>
                  </w:rPr>
                  <m:t>m</m:t>
                </m:r>
              </w:ins>
            </m:sub>
          </m:sSub>
          <w:moveToRangeStart w:id="458" w:author="Author" w:date="2017-07-29T12:48:00Z" w:name="move489095867"/>
          <m:r>
            <w:rPr>
              <w:rFonts w:ascii="Cambria Math" w:hAnsi="Cambria Math"/>
            </w:rPr>
            <m:t>∼</m:t>
          </m:r>
          <w:proofErr w:type="gramStart"/>
          <m:r>
            <w:rPr>
              <w:rFonts w:ascii="Cambria Math" w:hAnsi="Cambria Math"/>
            </w:rPr>
            <m:t>U(</m:t>
          </m:r>
          <w:proofErr w:type="gramEnd"/>
          <m:r>
            <w:rPr>
              <w:rFonts w:ascii="Cambria Math" w:hAnsi="Cambria Math"/>
            </w:rPr>
            <m:t>0.05,0.95)</m:t>
          </m:r>
        </m:oMath>
        <w:moveTo w:id="459" w:author="Author" w:date="2017-07-29T12:48:00Z">
          <w:r>
            <w:t xml:space="preserve">. </w:t>
          </w:r>
        </w:moveTo>
        <w:moveToRangeEnd w:id="458"/>
        <w:ins w:id="460" w:author="Author" w:date="2017-07-29T12:48:00Z">
          <w:r>
            <w:t xml:space="preserve">These datasets are used to obtain the SNP effects for the exposure trait </w:t>
          </w:r>
          <m:oMath>
            <m:r>
              <w:rPr>
                <w:rFonts w:ascii="Cambria Math" w:hAnsi="Cambria Math"/>
              </w:rPr>
              <m:t>x</m:t>
            </m:r>
          </m:oMath>
          <w:r>
            <w:t xml:space="preserve"> and the outcome trait </w:t>
          </w:r>
          <m:oMath>
            <m:r>
              <w:rPr>
                <w:rFonts w:ascii="Cambria Math" w:hAnsi="Cambria Math"/>
              </w:rPr>
              <m:t>y</m:t>
            </m:r>
          </m:oMath>
          <w:r>
            <w:t>, respectively, to create summary-sets, using the following sampling criteria:</w:t>
          </w:r>
        </w:ins>
      </w:moveTo>
    </w:p>
    <w:moveToRangeStart w:id="461" w:author="Author" w:date="2017-07-29T12:48:00Z" w:name="move489095868"/>
    <w:p w14:paraId="2BD82810"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x</m:t>
                    </m:r>
                  </m:sub>
                </m:sSub>
              </m:e>
              <m:e>
                <m:r>
                  <w:rPr>
                    <w:rFonts w:ascii="Cambria Math" w:hAnsi="Cambria Math"/>
                  </w:rPr>
                  <m:t>={20000,...,500000}</m:t>
                </m:r>
              </m:e>
            </m:mr>
            <m:mr>
              <m:e>
                <m:sSub>
                  <m:sSubPr>
                    <m:ctrlPr>
                      <w:rPr>
                        <w:rFonts w:ascii="Cambria Math" w:hAnsi="Cambria Math"/>
                      </w:rPr>
                    </m:ctrlPr>
                  </m:sSubPr>
                  <m:e>
                    <m:r>
                      <w:rPr>
                        <w:rFonts w:ascii="Cambria Math" w:hAnsi="Cambria Math"/>
                      </w:rPr>
                      <m:t>N</m:t>
                    </m:r>
                  </m:e>
                  <m:sub>
                    <m:r>
                      <w:rPr>
                        <w:rFonts w:ascii="Cambria Math" w:hAnsi="Cambria Math"/>
                      </w:rPr>
                      <m:t>y</m:t>
                    </m:r>
                  </m:sub>
                </m:sSub>
              </m:e>
              <m:e>
                <m:r>
                  <w:rPr>
                    <w:rFonts w:ascii="Cambria Math" w:hAnsi="Cambria Math"/>
                  </w:rPr>
                  <m:t>={20000,...,500000}</m:t>
                </m:r>
              </m:e>
            </m:mr>
            <m:mr>
              <m:e>
                <m:r>
                  <w:rPr>
                    <w:rFonts w:ascii="Cambria Math" w:hAnsi="Cambria Math"/>
                  </w:rPr>
                  <m:t>K</m:t>
                </m:r>
              </m:e>
              <m:e>
                <m:r>
                  <w:rPr>
                    <w:rFonts w:ascii="Cambria Math" w:hAnsi="Cambria Math"/>
                  </w:rPr>
                  <m:t>={0,...,10}</m:t>
                </m:r>
              </m:e>
            </m:mr>
            <m:mr>
              <m:e>
                <m:sSub>
                  <m:sSubPr>
                    <m:ctrlPr>
                      <w:rPr>
                        <w:rFonts w:ascii="Cambria Math" w:hAnsi="Cambria Math"/>
                      </w:rPr>
                    </m:ctrlPr>
                  </m:sSubPr>
                  <m:e>
                    <m:r>
                      <w:rPr>
                        <w:rFonts w:ascii="Cambria Math" w:hAnsi="Cambria Math"/>
                      </w:rPr>
                      <m:t>M</m:t>
                    </m:r>
                  </m:e>
                  <m:sub>
                    <m:r>
                      <w:rPr>
                        <w:rFonts w:ascii="Cambria Math" w:hAnsi="Cambria Math"/>
                      </w:rPr>
                      <m:t>x</m:t>
                    </m:r>
                  </m:sub>
                </m:sSub>
              </m:e>
              <m:e>
                <m:r>
                  <w:rPr>
                    <w:rFonts w:ascii="Cambria Math" w:hAnsi="Cambria Math"/>
                  </w:rPr>
                  <m:t>={1,...,200}</m:t>
                </m:r>
              </m:e>
            </m:mr>
            <m:mr>
              <m:e>
                <m:sSub>
                  <m:sSubPr>
                    <m:ctrlPr>
                      <w:rPr>
                        <w:rFonts w:ascii="Cambria Math" w:hAnsi="Cambria Math"/>
                      </w:rPr>
                    </m:ctrlPr>
                  </m:sSubPr>
                  <m:e>
                    <m:r>
                      <w:rPr>
                        <w:rFonts w:ascii="Cambria Math" w:hAnsi="Cambria Math"/>
                      </w:rPr>
                      <m:t>M</m:t>
                    </m:r>
                  </m:e>
                  <m:sub>
                    <m:r>
                      <w:rPr>
                        <w:rFonts w:ascii="Cambria Math" w:hAnsi="Cambria Math"/>
                      </w:rPr>
                      <m:t>y</m:t>
                    </m:r>
                  </m:sub>
                </m:sSub>
              </m:e>
              <m:e>
                <m:r>
                  <w:rPr>
                    <w:rFonts w:ascii="Cambria Math" w:hAnsi="Cambria Math"/>
                  </w:rPr>
                  <m:t>={1,...,200}</m:t>
                </m:r>
              </m:e>
            </m:mr>
            <m:mr>
              <m:e>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u</m:t>
                        </m:r>
                      </m:e>
                      <m:sub>
                        <m:r>
                          <w:rPr>
                            <w:rFonts w:ascii="Cambria Math" w:hAnsi="Cambria Math"/>
                          </w:rPr>
                          <m:t>k</m:t>
                        </m:r>
                      </m:sub>
                    </m:sSub>
                  </m:sub>
                </m:sSub>
              </m:e>
              <m:e>
                <m:r>
                  <w:rPr>
                    <w:rFonts w:ascii="Cambria Math" w:hAnsi="Cambria Math"/>
                  </w:rPr>
                  <m:t>={5,...,30}</m:t>
                </m:r>
              </m:e>
            </m:mr>
          </m:m>
        </m:oMath>
      </m:oMathPara>
    </w:p>
    <w:p w14:paraId="1E85C542" w14:textId="77777777" w:rsidR="00AD7651" w:rsidRDefault="005B6599">
      <w:pPr>
        <w:pStyle w:val="FirstParagraph"/>
      </w:pPr>
      <w:moveTo w:id="462" w:author="Author" w:date="2017-07-29T12:48:00Z">
        <w:r>
          <w:t xml:space="preserve">The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u</m:t>
                  </m:r>
                </m:e>
                <m:sub>
                  <m:r>
                    <w:rPr>
                      <w:rFonts w:ascii="Cambria Math" w:hAnsi="Cambria Math"/>
                    </w:rPr>
                    <m:t>k</m:t>
                  </m:r>
                </m:sub>
              </m:sSub>
            </m:sub>
          </m:sSub>
        </m:oMath>
        <w:r>
          <w:t xml:space="preserve"> SNPs can influence </w:t>
        </w:r>
        <m:oMath>
          <m:r>
            <w:rPr>
              <w:rFonts w:ascii="Cambria Math" w:hAnsi="Cambria Math"/>
            </w:rPr>
            <m:t>x</m:t>
          </m:r>
        </m:oMath>
        <w:r>
          <w:t xml:space="preserve"> directly, </w:t>
        </w:r>
        <m:oMath>
          <m:r>
            <w:rPr>
              <w:rFonts w:ascii="Cambria Math" w:hAnsi="Cambria Math"/>
            </w:rPr>
            <m:t>y</m:t>
          </m:r>
        </m:oMath>
        <w:r>
          <w:t xml:space="preserve"> directly, or some number of confounders </w:t>
        </w:r>
        <m:oMath>
          <m:sSub>
            <m:sSubPr>
              <m:ctrlPr>
                <w:rPr>
                  <w:rFonts w:ascii="Cambria Math" w:hAnsi="Cambria Math"/>
                </w:rPr>
              </m:ctrlPr>
            </m:sSubPr>
            <m:e>
              <m:r>
                <w:rPr>
                  <w:rFonts w:ascii="Cambria Math" w:hAnsi="Cambria Math"/>
                </w:rPr>
                <m:t>u</m:t>
              </m:r>
            </m:e>
            <m:sub>
              <m:r>
                <w:rPr>
                  <w:rFonts w:ascii="Cambria Math" w:hAnsi="Cambria Math"/>
                </w:rPr>
                <m:t>k</m:t>
              </m:r>
            </m:sub>
          </m:sSub>
        </m:oMath>
        <w:r>
          <w:t xml:space="preserve"> direct</w:t>
        </w:r>
        <w:proofErr w:type="spellStart"/>
        <w:r>
          <w:t>ly</w:t>
        </w:r>
        <w:proofErr w:type="spellEnd"/>
        <w:r>
          <w:t xml:space="preserve">. Phenotypes for </w:t>
        </w:r>
        <m:oMath>
          <m:r>
            <w:rPr>
              <w:rFonts w:ascii="Cambria Math" w:hAnsi="Cambria Math"/>
            </w:rPr>
            <m:t>x</m:t>
          </m:r>
        </m:oMath>
        <w:r>
          <w:t xml:space="preserve"> and </w:t>
        </w:r>
        <m:oMath>
          <m:r>
            <w:rPr>
              <w:rFonts w:ascii="Cambria Math" w:hAnsi="Cambria Math"/>
            </w:rPr>
            <m:t>y</m:t>
          </m:r>
        </m:oMath>
        <w:r>
          <w:t xml:space="preserve"> are constructed using</w:t>
        </w:r>
      </w:moveTo>
    </w:p>
    <w:p w14:paraId="0CED277B" w14:textId="77777777" w:rsidR="00AD7651" w:rsidRDefault="005B6599">
      <w:pPr>
        <w:pStyle w:val="BodyText"/>
      </w:pPr>
      <m:oMathPara>
        <m:oMathParaPr>
          <m:jc m:val="center"/>
        </m:oMathParaPr>
        <m:oMath>
          <m:r>
            <w:rPr>
              <w:rFonts w:ascii="Cambria Math" w:hAnsi="Cambria Math"/>
            </w:rPr>
            <m:t>x=</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M</m:t>
                  </m:r>
                </m:e>
                <m:sub>
                  <m:r>
                    <w:rPr>
                      <w:rFonts w:ascii="Cambria Math" w:hAnsi="Cambria Math"/>
                    </w:rPr>
                    <m:t>x</m:t>
                  </m:r>
                </m:sub>
              </m:sSub>
            </m:sup>
            <m:e>
              <m:sSub>
                <m:sSubPr>
                  <m:ctrlPr>
                    <w:rPr>
                      <w:rFonts w:ascii="Cambria Math" w:hAnsi="Cambria Math"/>
                    </w:rPr>
                  </m:ctrlPr>
                </m:sSubPr>
                <m:e>
                  <m:r>
                    <w:rPr>
                      <w:rFonts w:ascii="Cambria Math" w:hAnsi="Cambria Math"/>
                    </w:rPr>
                    <m:t>β</m:t>
                  </m:r>
                </m:e>
                <m:sub>
                  <m:r>
                    <w:rPr>
                      <w:rFonts w:ascii="Cambria Math" w:hAnsi="Cambria Math"/>
                    </w:rPr>
                    <m:t>gx,x,i</m:t>
                  </m:r>
                </m:sub>
              </m:sSub>
              <m:sSub>
                <m:sSubPr>
                  <m:ctrlPr>
                    <w:rPr>
                      <w:rFonts w:ascii="Cambria Math" w:hAnsi="Cambria Math"/>
                    </w:rPr>
                  </m:ctrlPr>
                </m:sSubPr>
                <m:e>
                  <m:r>
                    <w:rPr>
                      <w:rFonts w:ascii="Cambria Math" w:hAnsi="Cambria Math"/>
                    </w:rPr>
                    <m:t>g</m:t>
                  </m:r>
                </m:e>
                <m:sub>
                  <m:r>
                    <w:rPr>
                      <w:rFonts w:ascii="Cambria Math" w:hAnsi="Cambria Math"/>
                    </w:rPr>
                    <m:t>x,i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m:t>
              </m:r>
            </m:sub>
            <m:sup>
              <m:sSub>
                <m:sSubPr>
                  <m:ctrlPr>
                    <w:rPr>
                      <w:rFonts w:ascii="Cambria Math" w:hAnsi="Cambria Math"/>
                    </w:rPr>
                  </m:ctrlPr>
                </m:sSubPr>
                <m:e>
                  <m:r>
                    <w:rPr>
                      <w:rFonts w:ascii="Cambria Math" w:hAnsi="Cambria Math"/>
                    </w:rPr>
                    <m:t>M</m:t>
                  </m:r>
                </m:e>
                <m:sub>
                  <m:r>
                    <w:rPr>
                      <w:rFonts w:ascii="Cambria Math" w:hAnsi="Cambria Math"/>
                    </w:rPr>
                    <m:t>y</m:t>
                  </m:r>
                </m:sub>
              </m:sSub>
            </m:sup>
            <m:e>
              <m:sSub>
                <m:sSubPr>
                  <m:ctrlPr>
                    <w:rPr>
                      <w:rFonts w:ascii="Cambria Math" w:hAnsi="Cambria Math"/>
                    </w:rPr>
                  </m:ctrlPr>
                </m:sSubPr>
                <m:e>
                  <m:r>
                    <w:rPr>
                      <w:rFonts w:ascii="Cambria Math" w:hAnsi="Cambria Math"/>
                    </w:rPr>
                    <m:t>β</m:t>
                  </m:r>
                </m:e>
                <m:sub>
                  <m:r>
                    <w:rPr>
                      <w:rFonts w:ascii="Cambria Math" w:hAnsi="Cambria Math"/>
                    </w:rPr>
                    <m:t>gy,x,j</m:t>
                  </m:r>
                </m:sub>
              </m:sSub>
              <m:sSub>
                <m:sSubPr>
                  <m:ctrlPr>
                    <w:rPr>
                      <w:rFonts w:ascii="Cambria Math" w:hAnsi="Cambria Math"/>
                    </w:rPr>
                  </m:ctrlPr>
                </m:sSubPr>
                <m:e>
                  <m:r>
                    <w:rPr>
                      <w:rFonts w:ascii="Cambria Math" w:hAnsi="Cambria Math"/>
                    </w:rPr>
                    <m:t>g</m:t>
                  </m:r>
                </m:e>
                <m:sub>
                  <m:r>
                    <w:rPr>
                      <w:rFonts w:ascii="Cambria Math" w:hAnsi="Cambria Math"/>
                    </w:rPr>
                    <m:t>y,j</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ux,k</m:t>
                  </m:r>
                </m:sub>
              </m:sSub>
              <m:sSub>
                <m:sSubPr>
                  <m:ctrlPr>
                    <w:rPr>
                      <w:rFonts w:ascii="Cambria Math" w:hAnsi="Cambria Math"/>
                    </w:rPr>
                  </m:ctrlPr>
                </m:sSubPr>
                <m:e>
                  <m:r>
                    <w:rPr>
                      <w:rFonts w:ascii="Cambria Math" w:hAnsi="Cambria Math"/>
                    </w:rPr>
                    <m:t>u</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x</m:t>
              </m:r>
            </m:sub>
          </m:sSub>
        </m:oMath>
      </m:oMathPara>
    </w:p>
    <w:p w14:paraId="01105D7F" w14:textId="77777777" w:rsidR="00AD7651" w:rsidRDefault="005B6599">
      <w:pPr>
        <w:pStyle w:val="FirstParagraph"/>
      </w:pPr>
      <w:moveTo w:id="463" w:author="Author" w:date="2017-07-29T12:48:00Z">
        <w:r>
          <w:t xml:space="preserve">where </w:t>
        </w:r>
        <m:oMath>
          <m:sSub>
            <m:sSubPr>
              <m:ctrlPr>
                <w:rPr>
                  <w:rFonts w:ascii="Cambria Math" w:hAnsi="Cambria Math"/>
                </w:rPr>
              </m:ctrlPr>
            </m:sSubPr>
            <m:e>
              <m:r>
                <w:rPr>
                  <w:rFonts w:ascii="Cambria Math" w:hAnsi="Cambria Math"/>
                </w:rPr>
                <m:t>β</m:t>
              </m:r>
            </m:e>
            <m:sub>
              <w:proofErr w:type="gramStart"/>
              <m:r>
                <w:rPr>
                  <w:rFonts w:ascii="Cambria Math" w:hAnsi="Cambria Math"/>
                </w:rPr>
                <m:t>gx,x</m:t>
              </m:r>
              <w:proofErr w:type="gramEnd"/>
            </m:sub>
          </m:sSub>
        </m:oMath>
        <w:r>
          <w:t xml:space="preserve"> is the vector of effects of each of the </w:t>
        </w:r>
        <m:oMath>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SNPs that influence </w:t>
        </w:r>
        <m:oMath>
          <m:r>
            <w:rPr>
              <w:rFonts w:ascii="Cambria Math" w:hAnsi="Cambria Math"/>
            </w:rPr>
            <m:t>x</m:t>
          </m:r>
        </m:oMath>
        <w:r>
          <w:t xml:space="preserve"> primarily, </w:t>
        </w:r>
        <m:oMath>
          <m:sSub>
            <m:sSubPr>
              <m:ctrlPr>
                <w:rPr>
                  <w:rFonts w:ascii="Cambria Math" w:hAnsi="Cambria Math"/>
                </w:rPr>
              </m:ctrlPr>
            </m:sSubPr>
            <m:e>
              <m:r>
                <w:rPr>
                  <w:rFonts w:ascii="Cambria Math" w:hAnsi="Cambria Math"/>
                </w:rPr>
                <m:t>β</m:t>
              </m:r>
            </m:e>
            <m:sub>
              <m:r>
                <w:rPr>
                  <w:rFonts w:ascii="Cambria Math" w:hAnsi="Cambria Math"/>
                </w:rPr>
                <m:t>gy,x</m:t>
              </m:r>
            </m:sub>
          </m:sSub>
        </m:oMath>
        <w:r>
          <w:t xml:space="preserve"> is the vector of effec</w:t>
        </w:r>
        <w:proofErr w:type="spellStart"/>
        <w:r>
          <w:t>ts</w:t>
        </w:r>
        <w:proofErr w:type="spellEnd"/>
        <w:r>
          <w:t xml:space="preserve"> for the </w:t>
        </w:r>
        <m:oMath>
          <m:sSub>
            <m:sSubPr>
              <m:ctrlPr>
                <w:rPr>
                  <w:rFonts w:ascii="Cambria Math" w:hAnsi="Cambria Math"/>
                </w:rPr>
              </m:ctrlPr>
            </m:sSubPr>
            <m:e>
              <m:r>
                <w:rPr>
                  <w:rFonts w:ascii="Cambria Math" w:hAnsi="Cambria Math"/>
                </w:rPr>
                <m:t>M</m:t>
              </m:r>
            </m:e>
            <m:sub>
              <m:r>
                <w:rPr>
                  <w:rFonts w:ascii="Cambria Math" w:hAnsi="Cambria Math"/>
                </w:rPr>
                <m:t>y</m:t>
              </m:r>
            </m:sub>
          </m:sSub>
        </m:oMath>
        <w:r>
          <w:t xml:space="preserve"> SNPs on </w:t>
        </w:r>
        <m:oMath>
          <m:r>
            <w:rPr>
              <w:rFonts w:ascii="Cambria Math" w:hAnsi="Cambria Math"/>
            </w:rPr>
            <m:t>x</m:t>
          </m:r>
        </m:oMath>
        <w:r>
          <w:t xml:space="preserve">, where the </w:t>
        </w:r>
        <m:oMath>
          <m:sSub>
            <m:sSubPr>
              <m:ctrlPr>
                <w:rPr>
                  <w:rFonts w:ascii="Cambria Math" w:hAnsi="Cambria Math"/>
                </w:rPr>
              </m:ctrlPr>
            </m:sSubPr>
            <m:e>
              <m:r>
                <w:rPr>
                  <w:rFonts w:ascii="Cambria Math" w:hAnsi="Cambria Math"/>
                </w:rPr>
                <m:t>M</m:t>
              </m:r>
            </m:e>
            <m:sub>
              <m:r>
                <w:rPr>
                  <w:rFonts w:ascii="Cambria Math" w:hAnsi="Cambria Math"/>
                </w:rPr>
                <m:t>y</m:t>
              </m:r>
            </m:sub>
          </m:sSub>
        </m:oMath>
        <w:r>
          <w:t xml:space="preserve"> SNPs influence </w:t>
        </w:r>
        <m:oMath>
          <m:r>
            <w:rPr>
              <w:rFonts w:ascii="Cambria Math" w:hAnsi="Cambria Math"/>
            </w:rPr>
            <m:t>y</m:t>
          </m:r>
        </m:oMath>
        <w:r>
          <w:t xml:space="preserve"> primarily but exhibit horizontal pleiotropic effects on </w:t>
        </w:r>
        <m:oMath>
          <m:r>
            <w:rPr>
              <w:rFonts w:ascii="Cambria Math" w:hAnsi="Cambria Math"/>
            </w:rPr>
            <m:t>x</m:t>
          </m:r>
        </m:oMath>
        <w:r>
          <w:t xml:space="preserve">. We allow some proportion of these effects to be 0. </w:t>
        </w:r>
        <m:oMath>
          <m:sSub>
            <m:sSubPr>
              <m:ctrlPr>
                <w:rPr>
                  <w:rFonts w:ascii="Cambria Math" w:hAnsi="Cambria Math"/>
                </w:rPr>
              </m:ctrlPr>
            </m:sSubPr>
            <m:e>
              <m:r>
                <w:rPr>
                  <w:rFonts w:ascii="Cambria Math" w:hAnsi="Cambria Math"/>
                </w:rPr>
                <m:t>β</m:t>
              </m:r>
            </m:e>
            <m:sub>
              <m:r>
                <w:rPr>
                  <w:rFonts w:ascii="Cambria Math" w:hAnsi="Cambria Math"/>
                </w:rPr>
                <m:t>ux</m:t>
              </m:r>
            </m:sub>
          </m:sSub>
        </m:oMath>
        <w:r>
          <w:t xml:space="preserve"> is the vector of effects of each of the </w:t>
        </w:r>
        <m:oMath>
          <m:r>
            <w:rPr>
              <w:rFonts w:ascii="Cambria Math" w:hAnsi="Cambria Math"/>
            </w:rPr>
            <m:t>K</m:t>
          </m:r>
        </m:oMath>
        <w:r>
          <w:t xml:space="preserve"> confounders on </w:t>
        </w:r>
        <w:proofErr w:type="gramStart"/>
        <m:oMath>
          <m:r>
            <w:rPr>
              <w:rFonts w:ascii="Cambria Math" w:hAnsi="Cambria Math"/>
            </w:rPr>
            <m:t>x</m:t>
          </m:r>
        </m:oMath>
        <w:r>
          <w:t>.</w:t>
        </w:r>
        <w:proofErr w:type="gramEnd"/>
        <w:r>
          <w:t xml:space="preserve"> Each </w:t>
        </w:r>
        <m:oMath>
          <m:sSub>
            <m:sSubPr>
              <m:ctrlPr>
                <w:rPr>
                  <w:rFonts w:ascii="Cambria Math" w:hAnsi="Cambria Math"/>
                </w:rPr>
              </m:ctrlPr>
            </m:sSubPr>
            <m:e>
              <m:r>
                <w:rPr>
                  <w:rFonts w:ascii="Cambria Math" w:hAnsi="Cambria Math"/>
                </w:rPr>
                <m:t>u</m:t>
              </m:r>
            </m:e>
            <m:sub>
              <m:r>
                <w:rPr>
                  <w:rFonts w:ascii="Cambria Math" w:hAnsi="Cambria Math"/>
                </w:rPr>
                <m:t>k</m:t>
              </m:r>
            </m:sub>
          </m:sSub>
        </m:oMath>
        <w:r>
          <w:t xml:space="preserve"> varia</w:t>
        </w:r>
        <w:proofErr w:type="spellStart"/>
        <w:r>
          <w:t>ble</w:t>
        </w:r>
        <w:proofErr w:type="spellEnd"/>
        <w:r>
          <w:t xml:space="preserve"> is constructed using</w:t>
        </w:r>
      </w:moveTo>
    </w:p>
    <w:p w14:paraId="6BDF935F" w14:textId="77777777" w:rsidR="00AD7651" w:rsidRDefault="005B6599">
      <w:pPr>
        <w:pStyle w:val="BodyText"/>
      </w:pPr>
      <m:oMathPara>
        <m:oMathParaPr>
          <m:jc m:val="center"/>
        </m:oMathParaPr>
        <m:oMath>
          <m:r>
            <w:rPr>
              <w:rFonts w:ascii="Cambria Math" w:hAnsi="Cambria Math"/>
            </w:rPr>
            <m:t>u=</m:t>
          </m:r>
          <m:nary>
            <m:naryPr>
              <m:chr m:val="∑"/>
              <m:limLoc m:val="undOvr"/>
              <m:ctrlPr>
                <w:rPr>
                  <w:rFonts w:ascii="Cambria Math" w:hAnsi="Cambria Math"/>
                </w:rPr>
              </m:ctrlPr>
            </m:naryPr>
            <m:sub>
              <m:r>
                <w:rPr>
                  <w:rFonts w:ascii="Cambria Math" w:hAnsi="Cambria Math"/>
                </w:rPr>
                <m:t>l</m:t>
              </m:r>
            </m:sub>
            <m:sup>
              <m:sSub>
                <m:sSubPr>
                  <m:ctrlPr>
                    <w:rPr>
                      <w:rFonts w:ascii="Cambria Math" w:hAnsi="Cambria Math"/>
                    </w:rPr>
                  </m:ctrlPr>
                </m:sSubPr>
                <m:e>
                  <m:r>
                    <w:rPr>
                      <w:rFonts w:ascii="Cambria Math" w:hAnsi="Cambria Math"/>
                    </w:rPr>
                    <m:t>M</m:t>
                  </m:r>
                </m:e>
                <m:sub>
                  <m:r>
                    <w:rPr>
                      <w:rFonts w:ascii="Cambria Math" w:hAnsi="Cambria Math"/>
                    </w:rPr>
                    <m:t>u</m:t>
                  </m:r>
                </m:sub>
              </m:sSub>
            </m:sup>
            <m:e>
              <m:sSub>
                <m:sSubPr>
                  <m:ctrlPr>
                    <w:rPr>
                      <w:rFonts w:ascii="Cambria Math" w:hAnsi="Cambria Math"/>
                    </w:rPr>
                  </m:ctrlPr>
                </m:sSubPr>
                <m:e>
                  <m:r>
                    <w:rPr>
                      <w:rFonts w:ascii="Cambria Math" w:hAnsi="Cambria Math"/>
                    </w:rPr>
                    <m:t>β</m:t>
                  </m:r>
                </m:e>
                <m:sub>
                  <m:r>
                    <w:rPr>
                      <w:rFonts w:ascii="Cambria Math" w:hAnsi="Cambria Math"/>
                    </w:rPr>
                    <m:t>gu,l</m:t>
                  </m:r>
                </m:sub>
              </m:sSub>
              <m:sSub>
                <m:sSubPr>
                  <m:ctrlPr>
                    <w:rPr>
                      <w:rFonts w:ascii="Cambria Math" w:hAnsi="Cambria Math"/>
                    </w:rPr>
                  </m:ctrlPr>
                </m:sSubPr>
                <m:e>
                  <m:r>
                    <w:rPr>
                      <w:rFonts w:ascii="Cambria Math" w:hAnsi="Cambria Math"/>
                    </w:rPr>
                    <m:t>g</m:t>
                  </m:r>
                </m:e>
                <m:sub>
                  <m:r>
                    <w:rPr>
                      <w:rFonts w:ascii="Cambria Math" w:hAnsi="Cambria Math"/>
                    </w:rPr>
                    <m:t>l</m:t>
                  </m:r>
                </m:sub>
              </m:sSub>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l</m:t>
              </m:r>
            </m:sub>
          </m:sSub>
        </m:oMath>
      </m:oMathPara>
    </w:p>
    <w:p w14:paraId="7B25933A" w14:textId="77777777" w:rsidR="00AD7651" w:rsidRDefault="005B6599">
      <w:pPr>
        <w:pStyle w:val="FirstParagraph"/>
      </w:pPr>
      <w:moveTo w:id="464" w:author="Author" w:date="2017-07-29T12:48:00Z">
        <w:r>
          <w:t xml:space="preserve">and </w:t>
        </w:r>
        <w:proofErr w:type="gramStart"/>
        <w:r>
          <w:t>finally</w:t>
        </w:r>
        <w:proofErr w:type="gramEnd"/>
        <w:r>
          <w:t xml:space="preserve"> </w:t>
        </w:r>
        <m:oMath>
          <m:r>
            <w:rPr>
              <w:rFonts w:ascii="Cambria Math" w:hAnsi="Cambria Math"/>
            </w:rPr>
            <m:t>y</m:t>
          </m:r>
        </m:oMath>
        <w:r>
          <w:t xml:space="preserve"> is constructed using</w:t>
        </w:r>
      </w:moveTo>
    </w:p>
    <w:p w14:paraId="6B8E1D37" w14:textId="77777777" w:rsidR="00AD7651" w:rsidRDefault="005B6599">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x+</m:t>
          </m:r>
          <m:nary>
            <m:naryPr>
              <m:chr m:val="∑"/>
              <m:limLoc m:val="undOvr"/>
              <m:ctrlPr>
                <w:rPr>
                  <w:rFonts w:ascii="Cambria Math" w:hAnsi="Cambria Math"/>
                </w:rPr>
              </m:ctrlPr>
            </m:naryPr>
            <m:sub>
              <m:r>
                <w:rPr>
                  <w:rFonts w:ascii="Cambria Math" w:hAnsi="Cambria Math"/>
                </w:rPr>
                <m:t>i</m:t>
              </m:r>
            </m:sub>
            <m:sup>
              <m:sSub>
                <m:sSubPr>
                  <m:ctrlPr>
                    <w:rPr>
                      <w:rFonts w:ascii="Cambria Math" w:hAnsi="Cambria Math"/>
                    </w:rPr>
                  </m:ctrlPr>
                </m:sSubPr>
                <m:e>
                  <m:r>
                    <w:rPr>
                      <w:rFonts w:ascii="Cambria Math" w:hAnsi="Cambria Math"/>
                    </w:rPr>
                    <m:t>M</m:t>
                  </m:r>
                </m:e>
                <m:sub>
                  <m:r>
                    <w:rPr>
                      <w:rFonts w:ascii="Cambria Math" w:hAnsi="Cambria Math"/>
                    </w:rPr>
                    <m:t>y</m:t>
                  </m:r>
                </m:sub>
              </m:sSub>
            </m:sup>
            <m:e>
              <m:sSub>
                <m:sSubPr>
                  <m:ctrlPr>
                    <w:rPr>
                      <w:rFonts w:ascii="Cambria Math" w:hAnsi="Cambria Math"/>
                    </w:rPr>
                  </m:ctrlPr>
                </m:sSubPr>
                <m:e>
                  <m:r>
                    <w:rPr>
                      <w:rFonts w:ascii="Cambria Math" w:hAnsi="Cambria Math"/>
                    </w:rPr>
                    <m:t>β</m:t>
                  </m:r>
                </m:e>
                <m:sub>
                  <m:r>
                    <w:rPr>
                      <w:rFonts w:ascii="Cambria Math" w:hAnsi="Cambria Math"/>
                    </w:rPr>
                    <m:t>gy,y,j</m:t>
                  </m:r>
                </m:sub>
              </m:sSub>
              <m:sSub>
                <m:sSubPr>
                  <m:ctrlPr>
                    <w:rPr>
                      <w:rFonts w:ascii="Cambria Math" w:hAnsi="Cambria Math"/>
                    </w:rPr>
                  </m:ctrlPr>
                </m:sSubPr>
                <m:e>
                  <m:r>
                    <w:rPr>
                      <w:rFonts w:ascii="Cambria Math" w:hAnsi="Cambria Math"/>
                    </w:rPr>
                    <m:t>g</m:t>
                  </m:r>
                </m:e>
                <m:sub>
                  <m:r>
                    <w:rPr>
                      <w:rFonts w:ascii="Cambria Math" w:hAnsi="Cambria Math"/>
                    </w:rPr>
                    <m:t>y,j</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j</m:t>
              </m:r>
            </m:sub>
            <m:sup>
              <m:sSub>
                <m:sSubPr>
                  <m:ctrlPr>
                    <w:rPr>
                      <w:rFonts w:ascii="Cambria Math" w:hAnsi="Cambria Math"/>
                    </w:rPr>
                  </m:ctrlPr>
                </m:sSubPr>
                <m:e>
                  <m:r>
                    <w:rPr>
                      <w:rFonts w:ascii="Cambria Math" w:hAnsi="Cambria Math"/>
                    </w:rPr>
                    <m:t>M</m:t>
                  </m:r>
                </m:e>
                <m:sub>
                  <m:r>
                    <w:rPr>
                      <w:rFonts w:ascii="Cambria Math" w:hAnsi="Cambria Math"/>
                    </w:rPr>
                    <m:t>x</m:t>
                  </m:r>
                </m:sub>
              </m:sSub>
            </m:sup>
            <m:e>
              <m:sSub>
                <m:sSubPr>
                  <m:ctrlPr>
                    <w:rPr>
                      <w:rFonts w:ascii="Cambria Math" w:hAnsi="Cambria Math"/>
                    </w:rPr>
                  </m:ctrlPr>
                </m:sSubPr>
                <m:e>
                  <m:r>
                    <w:rPr>
                      <w:rFonts w:ascii="Cambria Math" w:hAnsi="Cambria Math"/>
                    </w:rPr>
                    <m:t>β</m:t>
                  </m:r>
                </m:e>
                <m:sub>
                  <m:r>
                    <w:rPr>
                      <w:rFonts w:ascii="Cambria Math" w:hAnsi="Cambria Math"/>
                    </w:rPr>
                    <m:t>gx,y,i</m:t>
                  </m:r>
                </m:sub>
              </m:sSub>
              <m:sSub>
                <m:sSubPr>
                  <m:ctrlPr>
                    <w:rPr>
                      <w:rFonts w:ascii="Cambria Math" w:hAnsi="Cambria Math"/>
                    </w:rPr>
                  </m:ctrlPr>
                </m:sSubPr>
                <m:e>
                  <m:r>
                    <w:rPr>
                      <w:rFonts w:ascii="Cambria Math" w:hAnsi="Cambria Math"/>
                    </w:rPr>
                    <m:t>g</m:t>
                  </m:r>
                </m:e>
                <m:sub>
                  <m:r>
                    <w:rPr>
                      <w:rFonts w:ascii="Cambria Math" w:hAnsi="Cambria Math"/>
                    </w:rPr>
                    <m:t>x,i</m:t>
                  </m:r>
                </m:sub>
              </m:sSub>
            </m:e>
          </m:nary>
          <m:r>
            <w:rPr>
              <w:rFonts w:ascii="Cambria Math" w:hAnsi="Cambria Math"/>
            </w:rPr>
            <m:t>+</m:t>
          </m:r>
          <m:nary>
            <m:naryPr>
              <m:chr m:val="∑"/>
              <m:limLoc m:val="undOvr"/>
              <m:ctrlPr>
                <w:rPr>
                  <w:rFonts w:ascii="Cambria Math" w:hAnsi="Cambria Math"/>
                </w:rPr>
              </m:ctrlPr>
            </m:naryPr>
            <m:sub>
              <m:r>
                <w:rPr>
                  <w:rFonts w:ascii="Cambria Math" w:hAnsi="Cambria Math"/>
                </w:rPr>
                <m:t>k</m:t>
              </m:r>
            </m:sub>
            <m:sup>
              <m:r>
                <w:rPr>
                  <w:rFonts w:ascii="Cambria Math" w:hAnsi="Cambria Math"/>
                </w:rPr>
                <m:t>K</m:t>
              </m:r>
            </m:sup>
            <m:e>
              <m:sSub>
                <m:sSubPr>
                  <m:ctrlPr>
                    <w:rPr>
                      <w:rFonts w:ascii="Cambria Math" w:hAnsi="Cambria Math"/>
                    </w:rPr>
                  </m:ctrlPr>
                </m:sSubPr>
                <m:e>
                  <m:r>
                    <w:rPr>
                      <w:rFonts w:ascii="Cambria Math" w:hAnsi="Cambria Math"/>
                    </w:rPr>
                    <m:t>β</m:t>
                  </m:r>
                </m:e>
                <m:sub>
                  <m:r>
                    <w:rPr>
                      <w:rFonts w:ascii="Cambria Math" w:hAnsi="Cambria Math"/>
                    </w:rPr>
                    <m:t>uy,k</m:t>
                  </m:r>
                </m:sub>
              </m:sSub>
              <m:sSub>
                <m:sSubPr>
                  <m:ctrlPr>
                    <w:rPr>
                      <w:rFonts w:ascii="Cambria Math" w:hAnsi="Cambria Math"/>
                    </w:rPr>
                  </m:ctrlPr>
                </m:sSubPr>
                <m:e>
                  <m:r>
                    <w:rPr>
                      <w:rFonts w:ascii="Cambria Math" w:hAnsi="Cambria Math"/>
                    </w:rPr>
                    <m:t>u</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y</m:t>
              </m:r>
            </m:sub>
          </m:sSub>
        </m:oMath>
      </m:oMathPara>
    </w:p>
    <w:p w14:paraId="4603BEA4" w14:textId="77777777" w:rsidR="00AD7651" w:rsidRDefault="005B6599">
      <w:pPr>
        <w:pStyle w:val="FirstParagraph"/>
      </w:pPr>
      <w:moveTo w:id="465" w:author="Author" w:date="2017-07-29T12:48:00Z">
        <w:r>
          <w:t xml:space="preserve">where </w:t>
        </w:r>
        <m:oMath>
          <m:sSub>
            <m:sSubPr>
              <m:ctrlPr>
                <w:rPr>
                  <w:rFonts w:ascii="Cambria Math" w:hAnsi="Cambria Math"/>
                </w:rPr>
              </m:ctrlPr>
            </m:sSubPr>
            <m:e>
              <m:r>
                <w:rPr>
                  <w:rFonts w:ascii="Cambria Math" w:hAnsi="Cambria Math"/>
                </w:rPr>
                <m:t>β</m:t>
              </m:r>
            </m:e>
            <m:sub>
              <w:proofErr w:type="gramStart"/>
              <m:r>
                <w:rPr>
                  <w:rFonts w:ascii="Cambria Math" w:hAnsi="Cambria Math"/>
                </w:rPr>
                <m:t>x,y</m:t>
              </m:r>
              <w:proofErr w:type="gramEnd"/>
            </m:sub>
          </m:sSub>
        </m:oMath>
        <w:r>
          <w:t xml:space="preserve"> is the causal effect of </w:t>
        </w:r>
        <m:oMath>
          <m:r>
            <w:rPr>
              <w:rFonts w:ascii="Cambria Math" w:hAnsi="Cambria Math"/>
            </w:rPr>
            <m:t>x</m:t>
          </m:r>
        </m:oMath>
        <w:r>
          <w:t xml:space="preserve"> on </w:t>
        </w:r>
        <m:oMath>
          <m:r>
            <w:rPr>
              <w:rFonts w:ascii="Cambria Math" w:hAnsi="Cambria Math"/>
            </w:rPr>
            <m:t>y</m:t>
          </m:r>
        </m:oMath>
        <w:r>
          <w:t>. We sample the distribution of d</w:t>
        </w:r>
        <w:proofErr w:type="spellStart"/>
        <w:r>
          <w:t>irect</w:t>
        </w:r>
        <w:proofErr w:type="spellEnd"/>
        <w:r>
          <w:t xml:space="preserve"> SNP effects using</w:t>
        </w:r>
      </w:moveTo>
    </w:p>
    <w:p w14:paraId="18B57691"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gx,x,i</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gx,x</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gx,x,i</m:t>
                    </m:r>
                  </m:sub>
                  <m:sup>
                    <m:r>
                      <w:rPr>
                        <w:rFonts w:ascii="Cambria Math" w:hAnsi="Cambria Math"/>
                      </w:rPr>
                      <m:t>2</m:t>
                    </m:r>
                  </m:sup>
                </m:sSubSup>
              </m:e>
              <m:e>
                <m:r>
                  <w:rPr>
                    <w:rFonts w:ascii="Cambria Math" w:hAnsi="Cambria Math"/>
                  </w:rPr>
                  <m:t>∼U(0.01,0.1)</m:t>
                </m:r>
              </m:e>
            </m:mr>
            <m:mr>
              <m:e/>
              <m:e>
                <m:sSub>
                  <m:sSubPr>
                    <m:ctrlPr>
                      <w:rPr>
                        <w:rFonts w:ascii="Cambria Math" w:hAnsi="Cambria Math"/>
                      </w:rPr>
                    </m:ctrlPr>
                  </m:sSubPr>
                  <m:e>
                    <m:r>
                      <w:rPr>
                        <w:rFonts w:ascii="Cambria Math" w:hAnsi="Cambria Math"/>
                      </w:rPr>
                      <m:t>β</m:t>
                    </m:r>
                  </m:e>
                  <m:sub>
                    <m:r>
                      <w:rPr>
                        <w:rFonts w:ascii="Cambria Math" w:hAnsi="Cambria Math"/>
                      </w:rPr>
                      <m:t>gy,y,j</m:t>
                    </m:r>
                  </m:sub>
                </m:sSub>
                <m:r>
                  <w:rPr>
                    <w:rFonts w:ascii="Cambria Math" w:hAnsi="Cambria Math"/>
                  </w:rPr>
                  <m:t> N(0,</m:t>
                </m:r>
                <m:sSubSup>
                  <m:sSubSupPr>
                    <m:ctrlPr>
                      <w:rPr>
                        <w:rFonts w:ascii="Cambria Math" w:hAnsi="Cambria Math"/>
                      </w:rPr>
                    </m:ctrlPr>
                  </m:sSubSupPr>
                  <m:e>
                    <m:r>
                      <w:rPr>
                        <w:rFonts w:ascii="Cambria Math" w:hAnsi="Cambria Math"/>
                      </w:rPr>
                      <m:t>σ</m:t>
                    </m:r>
                  </m:e>
                  <m:sub>
                    <m:r>
                      <w:rPr>
                        <w:rFonts w:ascii="Cambria Math" w:hAnsi="Cambria Math"/>
                      </w:rPr>
                      <m:t>gy,y</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gy,y,j</m:t>
                    </m:r>
                  </m:sub>
                  <m:sup>
                    <m:r>
                      <w:rPr>
                        <w:rFonts w:ascii="Cambria Math" w:hAnsi="Cambria Math"/>
                      </w:rPr>
                      <m:t>2</m:t>
                    </m:r>
                  </m:sup>
                </m:sSubSup>
              </m:e>
              <m:e>
                <m:r>
                  <w:rPr>
                    <w:rFonts w:ascii="Cambria Math" w:hAnsi="Cambria Math"/>
                  </w:rPr>
                  <m:t>∼U(0.01,0.1)</m:t>
                </m:r>
              </m:e>
            </m:mr>
          </m:m>
        </m:oMath>
      </m:oMathPara>
    </w:p>
    <w:moveToRangeEnd w:id="461"/>
    <w:p w14:paraId="04925C1D" w14:textId="77777777" w:rsidR="00AD7651" w:rsidRDefault="005B6599">
      <w:pPr>
        <w:pStyle w:val="FirstParagraph"/>
        <w:rPr>
          <w:ins w:id="466" w:author="Author" w:date="2017-07-29T12:48:00Z"/>
        </w:rPr>
      </w:pPr>
      <w:ins w:id="467" w:author="Author" w:date="2017-07-29T12:48:00Z">
        <w:r>
          <w:t xml:space="preserve">Some proportion </w:t>
        </w:r>
        <m:oMath>
          <m:r>
            <w:rPr>
              <w:rFonts w:ascii="Cambria Math" w:hAnsi="Cambria Math"/>
            </w:rPr>
            <m:t>floor(M</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m:t>
          </m:r>
        </m:oMath>
        <w:r>
          <w:t xml:space="preserve"> of </w:t>
        </w:r>
        <m:oMath>
          <m:sSub>
            <m:sSubPr>
              <m:ctrlPr>
                <w:rPr>
                  <w:rFonts w:ascii="Cambria Math" w:hAnsi="Cambria Math"/>
                </w:rPr>
              </m:ctrlPr>
            </m:sSubPr>
            <m:e>
              <m:r>
                <w:rPr>
                  <w:rFonts w:ascii="Cambria Math" w:hAnsi="Cambria Math"/>
                </w:rPr>
                <m:t>g</m:t>
              </m:r>
            </m:e>
            <m:sub>
              <m:r>
                <w:rPr>
                  <w:rFonts w:ascii="Cambria Math" w:hAnsi="Cambria Math"/>
                </w:rPr>
                <m:t>x</m:t>
              </m:r>
            </m:sub>
          </m:sSub>
        </m:oMath>
        <w:r>
          <w:t xml:space="preserve"> SNPs and </w:t>
        </w:r>
        <m:oMath>
          <m:r>
            <w:rPr>
              <w:rFonts w:ascii="Cambria Math" w:hAnsi="Cambria Math"/>
            </w:rPr>
            <m:t>floor(M</m:t>
          </m:r>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m:t>
          </m:r>
        </m:oMath>
        <w:r>
          <w:t xml:space="preserve"> of </w:t>
        </w:r>
        <m:oMath>
          <m:sSub>
            <m:sSubPr>
              <m:ctrlPr>
                <w:rPr>
                  <w:rFonts w:ascii="Cambria Math" w:hAnsi="Cambria Math"/>
                </w:rPr>
              </m:ctrlPr>
            </m:sSubPr>
            <m:e>
              <m:r>
                <w:rPr>
                  <w:rFonts w:ascii="Cambria Math" w:hAnsi="Cambria Math"/>
                </w:rPr>
                <m:t>g</m:t>
              </m:r>
            </m:e>
            <m:sub>
              <m:r>
                <w:rPr>
                  <w:rFonts w:ascii="Cambria Math" w:hAnsi="Cambria Math"/>
                </w:rPr>
                <m:t>y</m:t>
              </m:r>
            </m:sub>
          </m:sSub>
        </m:oMath>
        <w:r>
          <w:t xml:space="preserve"> SNPs, where </w:t>
        </w:r>
        <m:oMath>
          <m:sSub>
            <m:sSubPr>
              <m:ctrlPr>
                <w:rPr>
                  <w:rFonts w:ascii="Cambria Math" w:hAnsi="Cambria Math"/>
                </w:rPr>
              </m:ctrlPr>
            </m:sSubPr>
            <m:e>
              <m:r>
                <w:rPr>
                  <w:rFonts w:ascii="Cambria Math" w:hAnsi="Cambria Math"/>
                </w:rPr>
                <m:t>s</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y</m:t>
              </m:r>
            </m:sub>
          </m:sSub>
          <m:r>
            <w:rPr>
              <w:rFonts w:ascii="Cambria Math" w:hAnsi="Cambria Math"/>
            </w:rPr>
            <m:t>∼</m:t>
          </m:r>
          <w:proofErr w:type="gramStart"/>
          <m:r>
            <w:rPr>
              <w:rFonts w:ascii="Cambria Math" w:hAnsi="Cambria Math"/>
            </w:rPr>
            <m:t>U(</m:t>
          </m:r>
          <w:proofErr w:type="gramEnd"/>
          <m:r>
            <w:rPr>
              <w:rFonts w:ascii="Cambria Math" w:hAnsi="Cambria Math"/>
            </w:rPr>
            <m:t>0,1)</m:t>
          </m:r>
        </m:oMath>
        <w:r>
          <w:t>, exhibit horizontal pleiotropy with effects sampled using</w:t>
        </w:r>
      </w:ins>
    </w:p>
    <w:moveToRangeStart w:id="468" w:author="Author" w:date="2017-07-29T12:48:00Z" w:name="move489095869"/>
    <w:p w14:paraId="7DE48A4A"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gx,y,i*</m:t>
                    </m:r>
                  </m:sub>
                </m:sSub>
              </m:e>
              <m:e>
                <m: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gx,y</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gx,y</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μ</m:t>
                    </m:r>
                  </m:e>
                  <m:sub>
                    <m:r>
                      <w:rPr>
                        <w:rFonts w:ascii="Cambria Math" w:hAnsi="Cambria Math"/>
                      </w:rPr>
                      <m:t>gx,y,i*</m:t>
                    </m:r>
                  </m:sub>
                </m:sSub>
              </m:e>
              <m:e>
                <m:r>
                  <w:rPr>
                    <w:rFonts w:ascii="Cambria Math" w:hAnsi="Cambria Math"/>
                  </w:rPr>
                  <m:t>∼U(-0.005,0.005)</m:t>
                </m:r>
              </m:e>
            </m:mr>
            <m:mr>
              <m:e>
                <m:sSubSup>
                  <m:sSubSupPr>
                    <m:ctrlPr>
                      <w:rPr>
                        <w:rFonts w:ascii="Cambria Math" w:hAnsi="Cambria Math"/>
                      </w:rPr>
                    </m:ctrlPr>
                  </m:sSubSupPr>
                  <m:e>
                    <m:r>
                      <w:rPr>
                        <w:rFonts w:ascii="Cambria Math" w:hAnsi="Cambria Math"/>
                      </w:rPr>
                      <m:t>σ</m:t>
                    </m:r>
                  </m:e>
                  <m:sub>
                    <m:r>
                      <w:rPr>
                        <w:rFonts w:ascii="Cambria Math" w:hAnsi="Cambria Math"/>
                      </w:rPr>
                      <m:t>gx,y,i*</m:t>
                    </m:r>
                  </m:sub>
                  <m:sup>
                    <m:r>
                      <w:rPr>
                        <w:rFonts w:ascii="Cambria Math" w:hAnsi="Cambria Math"/>
                      </w:rPr>
                      <m:t>2</m:t>
                    </m:r>
                  </m:sup>
                </m:sSubSup>
              </m:e>
              <m:e>
                <m:r>
                  <w:rPr>
                    <w:rFonts w:ascii="Cambria Math" w:hAnsi="Cambria Math"/>
                  </w:rPr>
                  <m:t>∼U(0.001,0.01)</m:t>
                </m:r>
              </m:e>
            </m:mr>
            <m:mr>
              <m:e>
                <m:sSub>
                  <m:sSubPr>
                    <m:ctrlPr>
                      <w:rPr>
                        <w:rFonts w:ascii="Cambria Math" w:hAnsi="Cambria Math"/>
                      </w:rPr>
                    </m:ctrlPr>
                  </m:sSubPr>
                  <m:e>
                    <m:r>
                      <w:rPr>
                        <w:rFonts w:ascii="Cambria Math" w:hAnsi="Cambria Math"/>
                      </w:rPr>
                      <m:t>β</m:t>
                    </m:r>
                  </m:e>
                  <m:sub>
                    <m:r>
                      <w:rPr>
                        <w:rFonts w:ascii="Cambria Math" w:hAnsi="Cambria Math"/>
                      </w:rPr>
                      <m:t>gy,x,j*</m:t>
                    </m:r>
                  </m:sub>
                </m:sSub>
              </m:e>
              <m:e>
                <m:r>
                  <w:rPr>
                    <w:rFonts w:ascii="Cambria Math" w:hAnsi="Cambria Math"/>
                  </w:rPr>
                  <m:t>∼N(</m:t>
                </m:r>
                <m:sSub>
                  <m:sSubPr>
                    <m:ctrlPr>
                      <w:rPr>
                        <w:rFonts w:ascii="Cambria Math" w:hAnsi="Cambria Math"/>
                      </w:rPr>
                    </m:ctrlPr>
                  </m:sSubPr>
                  <m:e>
                    <m:r>
                      <w:rPr>
                        <w:rFonts w:ascii="Cambria Math" w:hAnsi="Cambria Math"/>
                      </w:rPr>
                      <m:t>μ</m:t>
                    </m:r>
                  </m:e>
                  <m:sub>
                    <m:r>
                      <w:rPr>
                        <w:rFonts w:ascii="Cambria Math" w:hAnsi="Cambria Math"/>
                      </w:rPr>
                      <m:t>gy,x</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gy,x</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μ</m:t>
                    </m:r>
                  </m:e>
                  <m:sub>
                    <m:r>
                      <w:rPr>
                        <w:rFonts w:ascii="Cambria Math" w:hAnsi="Cambria Math"/>
                      </w:rPr>
                      <m:t>gy,x,j*</m:t>
                    </m:r>
                  </m:sub>
                </m:sSub>
              </m:e>
              <m:e>
                <m:r>
                  <w:rPr>
                    <w:rFonts w:ascii="Cambria Math" w:hAnsi="Cambria Math"/>
                  </w:rPr>
                  <m:t>∼U(-0.005,0.005)</m:t>
                </m:r>
              </m:e>
            </m:mr>
            <m:mr>
              <m:e>
                <m:sSubSup>
                  <m:sSubSupPr>
                    <m:ctrlPr>
                      <w:rPr>
                        <w:rFonts w:ascii="Cambria Math" w:hAnsi="Cambria Math"/>
                      </w:rPr>
                    </m:ctrlPr>
                  </m:sSubSupPr>
                  <m:e>
                    <m:r>
                      <w:rPr>
                        <w:rFonts w:ascii="Cambria Math" w:hAnsi="Cambria Math"/>
                      </w:rPr>
                      <m:t>σ</m:t>
                    </m:r>
                  </m:e>
                  <m:sub>
                    <m:r>
                      <w:rPr>
                        <w:rFonts w:ascii="Cambria Math" w:hAnsi="Cambria Math"/>
                      </w:rPr>
                      <m:t>gy,x,j*</m:t>
                    </m:r>
                  </m:sub>
                  <m:sup>
                    <m:r>
                      <w:rPr>
                        <w:rFonts w:ascii="Cambria Math" w:hAnsi="Cambria Math"/>
                      </w:rPr>
                      <m:t>2</m:t>
                    </m:r>
                  </m:sup>
                </m:sSubSup>
              </m:e>
              <m:e>
                <m:r>
                  <w:rPr>
                    <w:rFonts w:ascii="Cambria Math" w:hAnsi="Cambria Math"/>
                  </w:rPr>
                  <m:t>∼U(0.001,0.01)</m:t>
                </m:r>
              </m:e>
            </m:mr>
          </m:m>
        </m:oMath>
      </m:oMathPara>
    </w:p>
    <w:p w14:paraId="439A3D35" w14:textId="77777777" w:rsidR="00AD7651" w:rsidRDefault="005B6599">
      <w:pPr>
        <w:pStyle w:val="FirstParagraph"/>
      </w:pPr>
      <w:moveTo w:id="469" w:author="Author" w:date="2017-07-29T12:48:00Z">
        <w:r>
          <w:t>The genetic influences on each of the confounders are sampled using</w:t>
        </w:r>
      </w:moveTo>
    </w:p>
    <w:p w14:paraId="0F2AEBB4"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gu,u,l</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gu,u</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gu,u,l</m:t>
                    </m:r>
                  </m:sub>
                  <m:sup>
                    <m:r>
                      <w:rPr>
                        <w:rFonts w:ascii="Cambria Math" w:hAnsi="Cambria Math"/>
                      </w:rPr>
                      <m:t>2</m:t>
                    </m:r>
                  </m:sup>
                </m:sSubSup>
              </m:e>
              <m:e>
                <m:r>
                  <w:rPr>
                    <w:rFonts w:ascii="Cambria Math" w:hAnsi="Cambria Math"/>
                  </w:rPr>
                  <m:t>∼U(0.01,0.1)</m:t>
                </m:r>
              </m:e>
            </m:mr>
          </m:m>
        </m:oMath>
      </m:oMathPara>
    </w:p>
    <w:p w14:paraId="7CA11CDF" w14:textId="77777777" w:rsidR="00AD7651" w:rsidRDefault="005B6599">
      <w:pPr>
        <w:pStyle w:val="FirstParagraph"/>
      </w:pPr>
      <w:moveTo w:id="470" w:author="Author" w:date="2017-07-29T12:48:00Z">
        <w:r>
          <w:t xml:space="preserve">The influence of each confounder on </w:t>
        </w:r>
        <m:oMath>
          <m:r>
            <w:rPr>
              <w:rFonts w:ascii="Cambria Math" w:hAnsi="Cambria Math"/>
            </w:rPr>
            <m:t>x</m:t>
          </m:r>
        </m:oMath>
        <w:r>
          <w:t xml:space="preserve"> and </w:t>
        </w:r>
        <m:oMath>
          <m:r>
            <w:rPr>
              <w:rFonts w:ascii="Cambria Math" w:hAnsi="Cambria Math"/>
            </w:rPr>
            <m:t>y</m:t>
          </m:r>
        </m:oMath>
        <w:r>
          <w:t xml:space="preserve"> is obtained using</w:t>
        </w:r>
      </w:moveTo>
    </w:p>
    <w:p w14:paraId="4BDD97F7"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β</m:t>
                    </m:r>
                  </m:e>
                  <m:sub>
                    <m:r>
                      <w:rPr>
                        <w:rFonts w:ascii="Cambria Math" w:hAnsi="Cambria Math"/>
                      </w:rPr>
                      <m:t>u,x</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u,x</m:t>
                    </m:r>
                  </m:sub>
                  <m:sup>
                    <m:r>
                      <w:rPr>
                        <w:rFonts w:ascii="Cambria Math" w:hAnsi="Cambria Math"/>
                      </w:rPr>
                      <m:t>2</m:t>
                    </m:r>
                  </m:sup>
                </m:sSubSup>
                <m:r>
                  <w:rPr>
                    <w:rFonts w:ascii="Cambria Math" w:hAnsi="Cambria Math"/>
                  </w:rPr>
                  <m:t>)</m:t>
                </m:r>
              </m:e>
            </m:mr>
            <m:mr>
              <m:e>
                <m:sSub>
                  <m:sSubPr>
                    <m:ctrlPr>
                      <w:rPr>
                        <w:rFonts w:ascii="Cambria Math" w:hAnsi="Cambria Math"/>
                      </w:rPr>
                    </m:ctrlPr>
                  </m:sSubPr>
                  <m:e>
                    <m:r>
                      <w:rPr>
                        <w:rFonts w:ascii="Cambria Math" w:hAnsi="Cambria Math"/>
                      </w:rPr>
                      <m:t>β</m:t>
                    </m:r>
                  </m:e>
                  <m:sub>
                    <m:r>
                      <w:rPr>
                        <w:rFonts w:ascii="Cambria Math" w:hAnsi="Cambria Math"/>
                      </w:rPr>
                      <m:t>u,y</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u,y</m:t>
                    </m:r>
                  </m:sub>
                  <m:sup>
                    <m:r>
                      <w:rPr>
                        <w:rFonts w:ascii="Cambria Math" w:hAnsi="Cambria Math"/>
                      </w:rPr>
                      <m:t>2</m:t>
                    </m:r>
                  </m:sup>
                </m:sSubSup>
                <m:r>
                  <w:rPr>
                    <w:rFonts w:ascii="Cambria Math" w:hAnsi="Cambria Math"/>
                  </w:rPr>
                  <m:t>)</m:t>
                </m:r>
              </m:e>
            </m:mr>
          </m:m>
        </m:oMath>
      </m:oMathPara>
    </w:p>
    <w:p w14:paraId="0F1BA970" w14:textId="77777777" w:rsidR="00AD7651" w:rsidRDefault="005B6599">
      <w:pPr>
        <w:pStyle w:val="FirstParagraph"/>
      </w:pPr>
      <w:moveTo w:id="471" w:author="Author" w:date="2017-07-29T12:48:00Z">
        <w:r>
          <w:t xml:space="preserve">Finally, 20% of the simulations have a null effect of </w:t>
        </w:r>
        <m:oMath>
          <m:sSub>
            <m:sSubPr>
              <m:ctrlPr>
                <w:rPr>
                  <w:rFonts w:ascii="Cambria Math" w:hAnsi="Cambria Math"/>
                </w:rPr>
              </m:ctrlPr>
            </m:sSubPr>
            <m:e>
              <m:r>
                <w:rPr>
                  <w:rFonts w:ascii="Cambria Math" w:hAnsi="Cambria Math"/>
                </w:rPr>
                <m:t>β</m:t>
              </m:r>
            </m:e>
            <m:sub>
              <w:proofErr w:type="gramStart"/>
              <m:r>
                <w:rPr>
                  <w:rFonts w:ascii="Cambria Math" w:hAnsi="Cambria Math"/>
                </w:rPr>
                <m:t>x,y</m:t>
              </m:r>
              <w:proofErr w:type="gramEnd"/>
            </m:sub>
          </m:sSub>
          <m:r>
            <w:rPr>
              <w:rFonts w:ascii="Cambria Math" w:hAnsi="Cambria Math"/>
            </w:rPr>
            <m:t>=0</m:t>
          </m:r>
        </m:oMath>
        <w:r>
          <w:t>, while the other remaining 80% have a true effect sampled from</w:t>
        </w:r>
      </w:moveTo>
    </w:p>
    <w:p w14:paraId="333FE4D6" w14:textId="77777777" w:rsidR="00AD7651" w:rsidRDefault="005B6599">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x,y</m:t>
                    </m:r>
                  </m:sub>
                </m:sSub>
              </m:e>
              <m:e>
                <m:r>
                  <w:rPr>
                    <w:rFonts w:ascii="Cambria Math" w:hAnsi="Cambria Math"/>
                  </w:rPr>
                  <m:t>∼N(0,</m:t>
                </m:r>
                <m:sSubSup>
                  <m:sSubSupPr>
                    <m:ctrlPr>
                      <w:rPr>
                        <w:rFonts w:ascii="Cambria Math" w:hAnsi="Cambria Math"/>
                      </w:rPr>
                    </m:ctrlPr>
                  </m:sSubSupPr>
                  <m:e>
                    <m:r>
                      <w:rPr>
                        <w:rFonts w:ascii="Cambria Math" w:hAnsi="Cambria Math"/>
                      </w:rPr>
                      <m:t>σ</m:t>
                    </m:r>
                  </m:e>
                  <m:sub>
                    <m:r>
                      <w:rPr>
                        <w:rFonts w:ascii="Cambria Math" w:hAnsi="Cambria Math"/>
                      </w:rPr>
                      <m:t>x,y</m:t>
                    </m:r>
                  </m:sub>
                  <m:sup>
                    <m:r>
                      <w:rPr>
                        <w:rFonts w:ascii="Cambria Math" w:hAnsi="Cambria Math"/>
                      </w:rPr>
                      <m:t>2</m:t>
                    </m:r>
                  </m:sup>
                </m:sSubSup>
                <m:r>
                  <w:rPr>
                    <w:rFonts w:ascii="Cambria Math" w:hAnsi="Cambria Math"/>
                  </w:rPr>
                  <m:t>)</m:t>
                </m:r>
              </m:e>
            </m:mr>
            <m:mr>
              <m:e>
                <m:sSubSup>
                  <m:sSubSupPr>
                    <m:ctrlPr>
                      <w:rPr>
                        <w:rFonts w:ascii="Cambria Math" w:hAnsi="Cambria Math"/>
                      </w:rPr>
                    </m:ctrlPr>
                  </m:sSubSupPr>
                  <m:e>
                    <m:r>
                      <w:rPr>
                        <w:rFonts w:ascii="Cambria Math" w:hAnsi="Cambria Math"/>
                      </w:rPr>
                      <m:t>σ</m:t>
                    </m:r>
                  </m:e>
                  <m:sub>
                    <m:r>
                      <w:rPr>
                        <w:rFonts w:ascii="Cambria Math" w:hAnsi="Cambria Math"/>
                      </w:rPr>
                      <m:t>x,y</m:t>
                    </m:r>
                  </m:sub>
                  <m:sup>
                    <m:r>
                      <w:rPr>
                        <w:rFonts w:ascii="Cambria Math" w:hAnsi="Cambria Math"/>
                      </w:rPr>
                      <m:t>2</m:t>
                    </m:r>
                  </m:sup>
                </m:sSubSup>
              </m:e>
              <m:e>
                <m:r>
                  <w:rPr>
                    <w:rFonts w:ascii="Cambria Math" w:hAnsi="Cambria Math"/>
                  </w:rPr>
                  <m:t>∼U(0.001,0.1)</m:t>
                </m:r>
              </m:e>
            </m:mr>
          </m:m>
        </m:oMath>
      </m:oMathPara>
    </w:p>
    <w:p w14:paraId="353AB398" w14:textId="77777777" w:rsidR="00AD7651" w:rsidRDefault="005B6599">
      <w:pPr>
        <w:pStyle w:val="FirstParagraph"/>
        <w:rPr>
          <w:ins w:id="472" w:author="Author" w:date="2017-07-29T12:48:00Z"/>
        </w:rPr>
      </w:pPr>
      <w:moveTo w:id="473" w:author="Author" w:date="2017-07-29T12:48:00Z">
        <w:r>
          <w:t xml:space="preserve">For each </w:t>
        </w:r>
        <w:proofErr w:type="gramStart"/>
        <w:r>
          <w:t>simulation</w:t>
        </w:r>
        <w:proofErr w:type="gramEnd"/>
        <w:r>
          <w:t xml:space="preserve"> we used linear regression to estimate the genetic effect of each SNP </w:t>
        </w:r>
        <m:oMath>
          <m:r>
            <w:rPr>
              <w:rFonts w:ascii="Cambria Math" w:hAnsi="Cambria Math"/>
            </w:rPr>
            <m:t>M</m:t>
          </m:r>
        </m:oMath>
        <w:r>
          <w:t xml:space="preserve"> on </w:t>
        </w:r>
        <m:oMath>
          <m:r>
            <w:rPr>
              <w:rFonts w:ascii="Cambria Math" w:hAnsi="Cambria Math"/>
            </w:rPr>
            <m:t>x</m:t>
          </m:r>
        </m:oMath>
        <w:r>
          <w:t xml:space="preserve"> in sample 1, and each SNP </w:t>
        </w:r>
        <m:oMath>
          <m:r>
            <w:rPr>
              <w:rFonts w:ascii="Cambria Math" w:hAnsi="Cambria Math"/>
            </w:rPr>
            <m:t>M</m:t>
          </m:r>
        </m:oMath>
        <w:r>
          <w:t xml:space="preserve"> on </w:t>
        </w:r>
        <m:oMath>
          <m:r>
            <w:rPr>
              <w:rFonts w:ascii="Cambria Math" w:hAnsi="Cambria Math"/>
            </w:rPr>
            <m:t>y</m:t>
          </m:r>
        </m:oMath>
        <w:r>
          <w:t xml:space="preserve"> in sample 2. We then perform MR analysis in both directions, mimicking GWAS by retaining SNPs that have </w:t>
        </w:r>
        <m:oMath>
          <m:r>
            <w:rPr>
              <w:rFonts w:ascii="Cambria Math" w:hAnsi="Cambria Math"/>
            </w:rPr>
            <m:t>p&lt;5e-8</m:t>
          </m:r>
        </m:oMath>
        <w:r>
          <w:t xml:space="preserve"> in sample 1 to perform MR of </w:t>
        </w:r>
        <m:oMath>
          <m:r>
            <w:rPr>
              <w:rFonts w:ascii="Cambria Math" w:hAnsi="Cambria Math"/>
            </w:rPr>
            <m:t>x</m:t>
          </m:r>
        </m:oMath>
        <w:r>
          <w:t xml:space="preserve"> on </w:t>
        </w:r>
        <m:oMath>
          <m:r>
            <w:rPr>
              <w:rFonts w:ascii="Cambria Math" w:hAnsi="Cambria Math"/>
            </w:rPr>
            <m:t>y</m:t>
          </m:r>
        </m:oMath>
        <w:r>
          <w:t xml:space="preserve"> (the true causal direction for non-null simulations), and retaining SNPs that ha</w:t>
        </w:r>
        <w:proofErr w:type="spellStart"/>
        <w:r>
          <w:t>ve</w:t>
        </w:r>
        <w:proofErr w:type="spellEnd"/>
        <w:r>
          <w:t xml:space="preserve"> </w:t>
        </w:r>
        <m:oMath>
          <m:r>
            <w:rPr>
              <w:rFonts w:ascii="Cambria Math" w:hAnsi="Cambria Math"/>
            </w:rPr>
            <m:t>p&lt;5e-8</m:t>
          </m:r>
        </m:oMath>
        <w:r>
          <w:t xml:space="preserve"> in sample 2 to perform MR of </w:t>
        </w:r>
        <m:oMath>
          <m:r>
            <w:rPr>
              <w:rFonts w:ascii="Cambria Math" w:hAnsi="Cambria Math"/>
            </w:rPr>
            <m:t>y</m:t>
          </m:r>
        </m:oMath>
        <w:r>
          <w:t xml:space="preserve"> on </w:t>
        </w:r>
        <m:oMath>
          <m:r>
            <w:rPr>
              <w:rFonts w:ascii="Cambria Math" w:hAnsi="Cambria Math"/>
            </w:rPr>
            <m:t>x</m:t>
          </m:r>
        </m:oMath>
        <w:r>
          <w:t xml:space="preserve"> (the reverse causal direction for non-null simulations). We treat the summary data (effect sizes and standard errors) used for estimating </w:t>
        </w:r>
        <m:oMath>
          <m:r>
            <w:rPr>
              <w:rFonts w:ascii="Cambria Math" w:hAnsi="Cambria Math"/>
            </w:rPr>
            <m:t>x→y</m:t>
          </m:r>
        </m:oMath>
        <w:r>
          <w:t xml:space="preserve"> the summary data used for estimating </w:t>
        </w:r>
        <m:oMath>
          <m:r>
            <w:rPr>
              <w:rFonts w:ascii="Cambria Math" w:hAnsi="Cambria Math"/>
            </w:rPr>
            <m:t>y→x</m:t>
          </m:r>
        </m:oMath>
        <w:r>
          <w:t xml:space="preserve"> as two separate </w:t>
        </w:r>
      </w:moveTo>
      <w:moveToRangeEnd w:id="468"/>
      <w:ins w:id="474" w:author="Author" w:date="2017-07-29T12:48:00Z">
        <w:r>
          <w:t xml:space="preserve">summary-sets. Hence, for each simulation two summary-sets are generated which are </w:t>
        </w:r>
        <w:proofErr w:type="spellStart"/>
        <w:r>
          <w:t>analysed</w:t>
        </w:r>
        <w:proofErr w:type="spellEnd"/>
        <w:r>
          <w:t xml:space="preserve"> to produce 28 MR estimates each. We performed 100,000 simulations using these parameters, resulting in 200,000 summary-sets.</w:t>
        </w:r>
      </w:ins>
    </w:p>
    <w:p w14:paraId="28089D7F" w14:textId="77777777" w:rsidR="00AD7651" w:rsidRDefault="005B6599">
      <w:pPr>
        <w:pStyle w:val="BodyText"/>
      </w:pPr>
      <w:moveToRangeStart w:id="475" w:author="Author" w:date="2017-07-29T12:48:00Z" w:name="move489095870"/>
      <w:proofErr w:type="spellStart"/>
      <w:moveTo w:id="476" w:author="Author" w:date="2017-07-29T12:48:00Z">
        <w:r>
          <w:rPr>
            <w:b/>
          </w:rPr>
          <w:t>Optimisation</w:t>
        </w:r>
        <w:proofErr w:type="spellEnd"/>
        <w:r>
          <w:rPr>
            <w:b/>
          </w:rPr>
          <w:t xml:space="preserve"> function</w:t>
        </w:r>
      </w:moveTo>
    </w:p>
    <w:moveToRangeEnd w:id="475"/>
    <w:p w14:paraId="6D8ECB5B" w14:textId="77777777" w:rsidR="00AD7651" w:rsidRDefault="005B6599">
      <w:pPr>
        <w:pStyle w:val="BodyText"/>
      </w:pPr>
      <w:ins w:id="477" w:author="Author" w:date="2017-07-29T12:48:00Z">
        <w:r>
          <w:t xml:space="preserve">We aim to </w:t>
        </w:r>
        <w:proofErr w:type="spellStart"/>
        <w:r>
          <w:t>maximise</w:t>
        </w:r>
        <w:proofErr w:type="spellEnd"/>
        <w:r>
          <w:t xml:space="preserve"> statistical power for summary-sets where </w:t>
        </w:r>
        <m:oMath>
          <m:sSub>
            <m:sSubPr>
              <m:ctrlPr>
                <w:rPr>
                  <w:rFonts w:ascii="Cambria Math" w:hAnsi="Cambria Math"/>
                </w:rPr>
              </m:ctrlPr>
            </m:sSubPr>
            <m:e>
              <m:r>
                <w:rPr>
                  <w:rFonts w:ascii="Cambria Math" w:hAnsi="Cambria Math"/>
                </w:rPr>
                <m:t>β</m:t>
              </m:r>
            </m:e>
            <m:sub>
              <w:proofErr w:type="gramStart"/>
              <m:r>
                <w:rPr>
                  <w:rFonts w:ascii="Cambria Math" w:hAnsi="Cambria Math"/>
                </w:rPr>
                <m:t>x,y</m:t>
              </m:r>
              <w:proofErr w:type="gramEnd"/>
            </m:sub>
          </m:sSub>
          <m:r>
            <w:rPr>
              <w:rFonts w:ascii="Cambria Math" w:hAnsi="Cambria Math"/>
            </w:rPr>
            <m:t>≠0</m:t>
          </m:r>
        </m:oMath>
        <w:r>
          <w:t xml:space="preserve"> and minimise false discovery rates for summary-sets where </w:t>
        </w:r>
        <m:oMath>
          <m:sSub>
            <m:sSubPr>
              <m:ctrlPr>
                <w:rPr>
                  <w:rFonts w:ascii="Cambria Math" w:hAnsi="Cambria Math"/>
                </w:rPr>
              </m:ctrlPr>
            </m:sSubPr>
            <m:e>
              <m:r>
                <w:rPr>
                  <w:rFonts w:ascii="Cambria Math" w:hAnsi="Cambria Math"/>
                </w:rPr>
                <m:t>β</m:t>
              </m:r>
            </m:e>
            <m:sub>
              <m:r>
                <w:rPr>
                  <w:rFonts w:ascii="Cambria Math" w:hAnsi="Cambria Math"/>
                </w:rPr>
                <m:t>x,y</m:t>
              </m:r>
            </m:sub>
          </m:sSub>
          <m:r>
            <w:rPr>
              <w:rFonts w:ascii="Cambria Math" w:hAnsi="Cambria Math"/>
            </w:rPr>
            <m:t>=</m:t>
          </m:r>
        </m:oMath>
      </w:ins>
      <w:moveToRangeStart w:id="478" w:author="Author" w:date="2017-07-29T12:48:00Z" w:name="move489095871"/>
      <m:oMath>
        <m:r>
          <w:rPr>
            <w:rFonts w:ascii="Cambria Math" w:hAnsi="Cambria Math"/>
          </w:rPr>
          <m:t>0</m:t>
        </m:r>
      </m:oMath>
      <w:moveTo w:id="479" w:author="Author" w:date="2017-07-29T12:48:00Z">
        <w:r>
          <w:t xml:space="preserve">. To train random forest decision trees to predict performance for a particular method </w:t>
        </w:r>
        <m:oMath>
          <m:r>
            <w:rPr>
              <w:rFonts w:ascii="Cambria Math" w:hAnsi="Cambria Math"/>
            </w:rPr>
            <m:t>h(</m:t>
          </m:r>
          <m:sSub>
            <m:sSubPr>
              <m:ctrlPr>
                <w:rPr>
                  <w:rFonts w:ascii="Cambria Math" w:hAnsi="Cambria Math"/>
                </w:rPr>
              </m:ctrlPr>
            </m:sSubPr>
            <m:e>
              <m:r>
                <w:rPr>
                  <w:rFonts w:ascii="Cambria Math" w:hAnsi="Cambria Math"/>
                </w:rPr>
                <m:t>O</m:t>
              </m:r>
            </m:e>
            <m:sub>
              <w:proofErr w:type="gramStart"/>
              <m:r>
                <w:rPr>
                  <w:rFonts w:ascii="Cambria Math" w:hAnsi="Cambria Math"/>
                </w:rPr>
                <m:t>w,d</m:t>
              </m:r>
              <w:proofErr w:type="gramEnd"/>
            </m:sub>
          </m:sSub>
          <m:r>
            <w:rPr>
              <w:rFonts w:ascii="Cambria Math" w:hAnsi="Cambria Math"/>
            </w:rPr>
            <m:t>,</m:t>
          </m:r>
          <m:sSub>
            <m:sSubPr>
              <m:ctrlPr>
                <w:rPr>
                  <w:rFonts w:ascii="Cambria Math" w:hAnsi="Cambria Math"/>
                </w:rPr>
              </m:ctrlPr>
            </m:sSubPr>
            <m:e>
              <m:r>
                <m:rPr>
                  <m:sty m:val="b"/>
                </m:rPr>
                <w:rPr>
                  <w:rFonts w:ascii="Cambria Math" w:hAnsi="Cambria Math"/>
                </w:rPr>
                <m:t>z</m:t>
              </m:r>
            </m:e>
            <m:sub>
              <m:r>
                <w:rPr>
                  <w:rFonts w:ascii="Cambria Math" w:hAnsi="Cambria Math"/>
                </w:rPr>
                <m:t>d</m:t>
              </m:r>
            </m:sub>
          </m:sSub>
          <m:r>
            <w:rPr>
              <w:rFonts w:ascii="Cambria Math" w:hAnsi="Cambria Math"/>
            </w:rPr>
            <m:t>)</m:t>
          </m:r>
        </m:oMath>
        <w:r>
          <w:t xml:space="preserve"> is generated where the training set of input metrics for </w:t>
        </w:r>
      </w:moveTo>
      <w:moveToRangeEnd w:id="478"/>
      <w:ins w:id="480" w:author="Author" w:date="2017-07-29T12:48:00Z">
        <w:r>
          <w:t>summary-set</w:t>
        </w:r>
      </w:ins>
      <w:moveToRangeStart w:id="481" w:author="Author" w:date="2017-07-29T12:48:00Z" w:name="move489095872"/>
      <w:moveTo w:id="482" w:author="Author" w:date="2017-07-29T12:48:00Z">
        <w:r>
          <w:t xml:space="preserve"> </w:t>
        </w:r>
        <m:oMath>
          <m:r>
            <w:rPr>
              <w:rFonts w:ascii="Cambria Math" w:hAnsi="Cambria Math"/>
            </w:rPr>
            <m:t>d</m:t>
          </m:r>
        </m:oMath>
        <w:r>
          <w:t xml:space="preserve"> is </w:t>
        </w:r>
        <m:oMath>
          <m:sSub>
            <m:sSubPr>
              <m:ctrlPr>
                <w:rPr>
                  <w:rFonts w:ascii="Cambria Math" w:hAnsi="Cambria Math"/>
                </w:rPr>
              </m:ctrlPr>
            </m:sSubPr>
            <m:e>
              <m:r>
                <m:rPr>
                  <m:sty m:val="b"/>
                </m:rPr>
                <w:rPr>
                  <w:rFonts w:ascii="Cambria Math" w:hAnsi="Cambria Math"/>
                </w:rPr>
                <m:t>z</m:t>
              </m:r>
            </m:e>
            <m:sub>
              <m:r>
                <w:rPr>
                  <w:rFonts w:ascii="Cambria Math" w:hAnsi="Cambria Math"/>
                </w:rPr>
                <m:t>d</m:t>
              </m:r>
            </m:sub>
          </m:sSub>
        </m:oMath>
        <w:r>
          <w:t xml:space="preserve"> and the response (optimisation function) is</w:t>
        </w:r>
      </w:moveTo>
    </w:p>
    <w:p w14:paraId="1A1C4112" w14:textId="77777777" w:rsidR="00AD7651" w:rsidRDefault="005B6599">
      <w:pPr>
        <w:pStyle w:val="BodyText"/>
        <w:rPr>
          <w:ins w:id="483" w:author="Author" w:date="2017-07-29T12:48:00Z"/>
        </w:rPr>
      </w:pPr>
      <m:oMathPara>
        <m:oMathParaPr>
          <m:jc m:val="center"/>
        </m:oMathParaPr>
        <m:oMath>
          <m:sSub>
            <m:sSubPr>
              <m:ctrlPr>
                <w:rPr>
                  <w:rFonts w:ascii="Cambria Math" w:hAnsi="Cambria Math"/>
                </w:rPr>
              </m:ctrlPr>
            </m:sSubPr>
            <m:e>
              <m:r>
                <w:rPr>
                  <w:rFonts w:ascii="Cambria Math" w:hAnsi="Cambria Math"/>
                </w:rPr>
                <m:t>O</m:t>
              </m:r>
            </m:e>
            <m:sub>
              <m:r>
                <w:rPr>
                  <w:rFonts w:ascii="Cambria Math" w:hAnsi="Cambria Math"/>
                </w:rPr>
                <m:t>w,d</m:t>
              </m:r>
            </m:sub>
          </m:sSub>
          <m:r>
            <w:rPr>
              <w:rFonts w:ascii="Cambria Math" w:hAnsi="Cambria Math"/>
            </w:rPr>
            <m:t>=</m:t>
          </m:r>
          <w:moveToRangeEnd w:id="481"/>
          <m:d>
            <m:dPr>
              <m:begChr m:val="{"/>
              <m:endChr m:val=""/>
              <m:ctrlPr>
                <w:ins w:id="484" w:author="Author" w:date="2017-07-29T12:48:00Z">
                  <w:rPr>
                    <w:rFonts w:ascii="Cambria Math" w:hAnsi="Cambria Math"/>
                  </w:rPr>
                </w:ins>
              </m:ctrlPr>
            </m:dPr>
            <m:e>
              <m:m>
                <m:mPr>
                  <m:plcHide m:val="1"/>
                  <m:mcs>
                    <m:mc>
                      <m:mcPr>
                        <m:count m:val="2"/>
                        <m:mcJc m:val="left"/>
                      </m:mcPr>
                    </m:mc>
                  </m:mcs>
                  <m:ctrlPr>
                    <w:ins w:id="485" w:author="Author" w:date="2017-07-29T12:48:00Z">
                      <w:rPr>
                        <w:rFonts w:ascii="Cambria Math" w:hAnsi="Cambria Math"/>
                      </w:rPr>
                    </w:ins>
                  </m:ctrlPr>
                </m:mPr>
                <m:mr>
                  <m:e>
                    <w:ins w:id="486" w:author="Author" w:date="2017-07-29T12:48:00Z">
                      <m:r>
                        <w:rPr>
                          <w:rFonts w:ascii="Cambria Math" w:hAnsi="Cambria Math"/>
                        </w:rPr>
                        <m:t>1,</m:t>
                      </m:r>
                    </w:ins>
                  </m:e>
                  <m:e>
                    <w:ins w:id="487" w:author="Author" w:date="2017-07-29T12:48:00Z">
                      <m:r>
                        <m:rPr>
                          <m:sty m:val="p"/>
                        </m:rPr>
                        <w:rPr>
                          <w:rFonts w:ascii="Cambria Math" w:hAnsi="Cambria Math"/>
                        </w:rPr>
                        <m:t xml:space="preserve">if </m:t>
                      </m:r>
                    </w:ins>
                    <m:sSub>
                      <m:sSubPr>
                        <m:ctrlPr>
                          <w:ins w:id="488" w:author="Author" w:date="2017-07-29T12:48:00Z">
                            <w:rPr>
                              <w:rFonts w:ascii="Cambria Math" w:hAnsi="Cambria Math"/>
                            </w:rPr>
                          </w:ins>
                        </m:ctrlPr>
                      </m:sSubPr>
                      <m:e>
                        <w:ins w:id="489" w:author="Author" w:date="2017-07-29T12:48:00Z">
                          <m:r>
                            <w:rPr>
                              <w:rFonts w:ascii="Cambria Math" w:hAnsi="Cambria Math"/>
                            </w:rPr>
                            <m:t>β</m:t>
                          </m:r>
                        </w:ins>
                      </m:e>
                      <m:sub>
                        <w:ins w:id="490" w:author="Author" w:date="2017-07-29T12:48:00Z">
                          <m:r>
                            <w:rPr>
                              <w:rFonts w:ascii="Cambria Math" w:hAnsi="Cambria Math"/>
                            </w:rPr>
                            <m:t>x,y</m:t>
                          </m:r>
                        </w:ins>
                      </m:sub>
                    </m:sSub>
                    <w:ins w:id="491" w:author="Author" w:date="2017-07-29T12:48:00Z">
                      <m:r>
                        <w:rPr>
                          <w:rFonts w:ascii="Cambria Math" w:hAnsi="Cambria Math"/>
                        </w:rPr>
                        <m:t>≠0</m:t>
                      </m:r>
                      <m:r>
                        <m:rPr>
                          <m:sty m:val="p"/>
                        </m:rPr>
                        <w:rPr>
                          <w:rFonts w:ascii="Cambria Math" w:hAnsi="Cambria Math"/>
                        </w:rPr>
                        <m:t xml:space="preserve"> and </m:t>
                      </m:r>
                    </w:ins>
                    <m:sSub>
                      <m:sSubPr>
                        <m:ctrlPr>
                          <w:ins w:id="492" w:author="Author" w:date="2017-07-29T12:48:00Z">
                            <w:rPr>
                              <w:rFonts w:ascii="Cambria Math" w:hAnsi="Cambria Math"/>
                            </w:rPr>
                          </w:ins>
                        </m:ctrlPr>
                      </m:sSubPr>
                      <m:e>
                        <w:ins w:id="493" w:author="Author" w:date="2017-07-29T12:48:00Z">
                          <m:r>
                            <w:rPr>
                              <w:rFonts w:ascii="Cambria Math" w:hAnsi="Cambria Math"/>
                            </w:rPr>
                            <m:t>p</m:t>
                          </m:r>
                        </w:ins>
                      </m:e>
                      <m:sub>
                        <w:ins w:id="494" w:author="Author" w:date="2017-07-29T12:48:00Z">
                          <m:r>
                            <w:rPr>
                              <w:rFonts w:ascii="Cambria Math" w:hAnsi="Cambria Math"/>
                            </w:rPr>
                            <m:t>m,d</m:t>
                          </m:r>
                        </w:ins>
                      </m:sub>
                    </m:sSub>
                    <w:ins w:id="495" w:author="Author" w:date="2017-07-29T12:48:00Z">
                      <m:r>
                        <w:rPr>
                          <w:rFonts w:ascii="Cambria Math" w:hAnsi="Cambria Math"/>
                        </w:rPr>
                        <m:t>&lt;0.01</m:t>
                      </m:r>
                    </w:ins>
                  </m:e>
                </m:mr>
                <m:mr>
                  <m:e>
                    <w:ins w:id="496" w:author="Author" w:date="2017-07-29T12:48:00Z">
                      <m:r>
                        <w:rPr>
                          <w:rFonts w:ascii="Cambria Math" w:hAnsi="Cambria Math"/>
                        </w:rPr>
                        <m:t>1,</m:t>
                      </m:r>
                    </w:ins>
                  </m:e>
                  <m:e>
                    <w:ins w:id="497" w:author="Author" w:date="2017-07-29T12:48:00Z">
                      <m:r>
                        <m:rPr>
                          <m:sty m:val="p"/>
                        </m:rPr>
                        <w:rPr>
                          <w:rFonts w:ascii="Cambria Math" w:hAnsi="Cambria Math"/>
                        </w:rPr>
                        <m:t xml:space="preserve">if </m:t>
                      </m:r>
                    </w:ins>
                    <m:sSub>
                      <m:sSubPr>
                        <m:ctrlPr>
                          <w:ins w:id="498" w:author="Author" w:date="2017-07-29T12:48:00Z">
                            <w:rPr>
                              <w:rFonts w:ascii="Cambria Math" w:hAnsi="Cambria Math"/>
                            </w:rPr>
                          </w:ins>
                        </m:ctrlPr>
                      </m:sSubPr>
                      <m:e>
                        <w:ins w:id="499" w:author="Author" w:date="2017-07-29T12:48:00Z">
                          <m:r>
                            <w:rPr>
                              <w:rFonts w:ascii="Cambria Math" w:hAnsi="Cambria Math"/>
                            </w:rPr>
                            <m:t>β</m:t>
                          </m:r>
                        </w:ins>
                      </m:e>
                      <m:sub>
                        <w:ins w:id="500" w:author="Author" w:date="2017-07-29T12:48:00Z">
                          <m:r>
                            <w:rPr>
                              <w:rFonts w:ascii="Cambria Math" w:hAnsi="Cambria Math"/>
                            </w:rPr>
                            <m:t>x,y</m:t>
                          </m:r>
                        </w:ins>
                      </m:sub>
                    </m:sSub>
                    <w:ins w:id="501" w:author="Author" w:date="2017-07-29T12:48:00Z">
                      <m:r>
                        <w:rPr>
                          <w:rFonts w:ascii="Cambria Math" w:hAnsi="Cambria Math"/>
                        </w:rPr>
                        <m:t>=0</m:t>
                      </m:r>
                      <m:r>
                        <m:rPr>
                          <m:sty m:val="p"/>
                        </m:rPr>
                        <w:rPr>
                          <w:rFonts w:ascii="Cambria Math" w:hAnsi="Cambria Math"/>
                        </w:rPr>
                        <m:t xml:space="preserve"> and </m:t>
                      </m:r>
                    </w:ins>
                    <m:sSub>
                      <m:sSubPr>
                        <m:ctrlPr>
                          <w:ins w:id="502" w:author="Author" w:date="2017-07-29T12:48:00Z">
                            <w:rPr>
                              <w:rFonts w:ascii="Cambria Math" w:hAnsi="Cambria Math"/>
                            </w:rPr>
                          </w:ins>
                        </m:ctrlPr>
                      </m:sSubPr>
                      <m:e>
                        <w:ins w:id="503" w:author="Author" w:date="2017-07-29T12:48:00Z">
                          <m:r>
                            <w:rPr>
                              <w:rFonts w:ascii="Cambria Math" w:hAnsi="Cambria Math"/>
                            </w:rPr>
                            <m:t>p</m:t>
                          </m:r>
                        </w:ins>
                      </m:e>
                      <m:sub>
                        <w:ins w:id="504" w:author="Author" w:date="2017-07-29T12:48:00Z">
                          <m:r>
                            <w:rPr>
                              <w:rFonts w:ascii="Cambria Math" w:hAnsi="Cambria Math"/>
                            </w:rPr>
                            <m:t>m,d</m:t>
                          </m:r>
                        </w:ins>
                      </m:sub>
                    </m:sSub>
                    <w:ins w:id="505" w:author="Author" w:date="2017-07-29T12:48:00Z">
                      <m:r>
                        <w:rPr>
                          <w:rFonts w:ascii="Cambria Math" w:hAnsi="Cambria Math"/>
                        </w:rPr>
                        <m:t>&gt;0.1</m:t>
                      </m:r>
                    </w:ins>
                  </m:e>
                </m:mr>
                <m:mr>
                  <m:e>
                    <w:ins w:id="506" w:author="Author" w:date="2017-07-29T12:48:00Z">
                      <m:r>
                        <w:rPr>
                          <w:rFonts w:ascii="Cambria Math" w:hAnsi="Cambria Math"/>
                        </w:rPr>
                        <m:t>0,</m:t>
                      </m:r>
                    </w:ins>
                  </m:e>
                  <m:e>
                    <w:ins w:id="507" w:author="Author" w:date="2017-07-29T12:48:00Z">
                      <m:r>
                        <m:rPr>
                          <m:sty m:val="p"/>
                        </m:rPr>
                        <w:rPr>
                          <w:rFonts w:ascii="Cambria Math" w:hAnsi="Cambria Math"/>
                        </w:rPr>
                        <m:t>otherwise</m:t>
                      </m:r>
                    </w:ins>
                  </m:e>
                </m:mr>
              </m:m>
            </m:e>
          </m:d>
        </m:oMath>
      </m:oMathPara>
    </w:p>
    <w:p w14:paraId="48F90F4E" w14:textId="77777777" w:rsidR="00AD7651" w:rsidRDefault="005B6599">
      <w:pPr>
        <w:pStyle w:val="FirstParagraph"/>
        <w:rPr>
          <w:ins w:id="508" w:author="Author" w:date="2017-07-29T12:48:00Z"/>
        </w:rPr>
      </w:pPr>
      <w:ins w:id="509" w:author="Author" w:date="2017-07-29T12:48:00Z">
        <w:r>
          <w:t xml:space="preserve">where </w:t>
        </w:r>
        <m:oMath>
          <m:sSub>
            <m:sSubPr>
              <m:ctrlPr>
                <w:rPr>
                  <w:rFonts w:ascii="Cambria Math" w:hAnsi="Cambria Math"/>
                </w:rPr>
              </m:ctrlPr>
            </m:sSubPr>
            <m:e>
              <m:r>
                <w:rPr>
                  <w:rFonts w:ascii="Cambria Math" w:hAnsi="Cambria Math"/>
                </w:rPr>
                <m:t>p</m:t>
              </m:r>
            </m:e>
            <m:sub>
              <w:proofErr w:type="gramStart"/>
              <m:r>
                <w:rPr>
                  <w:rFonts w:ascii="Cambria Math" w:hAnsi="Cambria Math"/>
                </w:rPr>
                <m:t>m,d</m:t>
              </m:r>
              <w:proofErr w:type="gramEnd"/>
            </m:sub>
          </m:sSub>
        </m:oMath>
        <w:r>
          <w:t xml:space="preserve"> is the p-value for method </w:t>
        </w:r>
        <m:oMath>
          <m:r>
            <w:rPr>
              <w:rFonts w:ascii="Cambria Math" w:hAnsi="Cambria Math"/>
            </w:rPr>
            <m:t>m</m:t>
          </m:r>
        </m:oMath>
        <w:r>
          <w:t xml:space="preserve"> on summary-set </w:t>
        </w:r>
        <m:oMath>
          <m:r>
            <w:rPr>
              <w:rFonts w:ascii="Cambria Math" w:hAnsi="Cambria Math"/>
            </w:rPr>
            <m:t>d</m:t>
          </m:r>
        </m:oMath>
        <w:r>
          <w:t>.</w:t>
        </w:r>
      </w:ins>
    </w:p>
    <w:p w14:paraId="15CCECEB" w14:textId="77777777" w:rsidR="00AD7651" w:rsidRDefault="005B6599">
      <w:pPr>
        <w:pStyle w:val="BodyText"/>
        <w:pPrChange w:id="510" w:author="Author" w:date="2017-07-29T12:48:00Z">
          <w:pPr>
            <w:pStyle w:val="FirstParagraph"/>
          </w:pPr>
        </w:pPrChange>
      </w:pPr>
      <w:moveToRangeStart w:id="511" w:author="Author" w:date="2017-07-29T12:48:00Z" w:name="move489095873"/>
      <w:moveTo w:id="512" w:author="Author" w:date="2017-07-29T12:48:00Z">
        <w:r>
          <w:rPr>
            <w:b/>
          </w:rPr>
          <w:lastRenderedPageBreak/>
          <w:t>Strategy</w:t>
        </w:r>
      </w:moveTo>
    </w:p>
    <w:moveToRangeEnd w:id="511"/>
    <w:p w14:paraId="71A9B515" w14:textId="77777777" w:rsidR="00AD7651" w:rsidRDefault="005B6599">
      <w:pPr>
        <w:pStyle w:val="BodyText"/>
        <w:rPr>
          <w:ins w:id="513" w:author="Author" w:date="2017-07-29T12:48:00Z"/>
        </w:rPr>
      </w:pPr>
      <w:ins w:id="514" w:author="Author" w:date="2017-07-29T12:48:00Z">
        <w:r>
          <w:t>For each training summary-set</w:t>
        </w:r>
      </w:ins>
      <w:moveToRangeStart w:id="515" w:author="Author" w:date="2017-07-29T12:48:00Z" w:name="move489095874"/>
      <w:moveTo w:id="516" w:author="Author" w:date="2017-07-29T12:48:00Z">
        <w:r>
          <w:t xml:space="preserve"> we record a set of 53 metrics </w:t>
        </w:r>
        <m:oMath>
          <m:sSub>
            <m:sSubPr>
              <m:ctrlPr>
                <w:rPr>
                  <w:rFonts w:ascii="Cambria Math" w:hAnsi="Cambria Math"/>
                </w:rPr>
              </m:ctrlPr>
            </m:sSubPr>
            <m:e>
              <m:r>
                <m:rPr>
                  <m:sty m:val="b"/>
                </m:rPr>
                <w:rPr>
                  <w:rFonts w:ascii="Cambria Math" w:hAnsi="Cambria Math"/>
                </w:rPr>
                <m:t>z</m:t>
              </m:r>
            </m:e>
            <m:sub>
              <m:r>
                <w:rPr>
                  <w:rFonts w:ascii="Cambria Math" w:hAnsi="Cambria Math"/>
                </w:rPr>
                <m:t>d</m:t>
              </m:r>
            </m:sub>
          </m:sSub>
        </m:oMath>
        <w:r>
          <w:t xml:space="preserve"> (Supplementary table 3), and an outcome </w:t>
        </w:r>
        <m:oMath>
          <m:sSub>
            <m:sSubPr>
              <m:ctrlPr>
                <w:rPr>
                  <w:rFonts w:ascii="Cambria Math" w:hAnsi="Cambria Math"/>
                </w:rPr>
              </m:ctrlPr>
            </m:sSubPr>
            <m:e>
              <m:r>
                <w:rPr>
                  <w:rFonts w:ascii="Cambria Math" w:hAnsi="Cambria Math"/>
                </w:rPr>
                <m:t>O</m:t>
              </m:r>
            </m:e>
            <m:sub>
              <w:proofErr w:type="gramStart"/>
              <m:r>
                <w:rPr>
                  <w:rFonts w:ascii="Cambria Math" w:hAnsi="Cambria Math"/>
                </w:rPr>
                <m:t>w,d</m:t>
              </m:r>
              <w:proofErr w:type="gramEnd"/>
            </m:sub>
          </m:sSub>
        </m:oMath>
        <w:r>
          <w:t xml:space="preserve">, which is a measure of how well that method performed for each particular simulated </w:t>
        </w:r>
      </w:moveTo>
      <w:moveToRangeEnd w:id="515"/>
      <w:ins w:id="517" w:author="Author" w:date="2017-07-29T12:48:00Z">
        <w:r>
          <w:t>summary-set. For each of our 28 methods, we need to create a model that predicts the performance of the method based on metrics generated from a summary-set. To do this, for each method we train a random decision forest to predict that method's performance using the summary-set's metrics. The random forest approach is well suited to this problem because there are likely to be non-continuous combinations of different metrics that improve on prediction over, for example, a simple linear model that does not learn about interactions.</w:t>
        </w:r>
      </w:ins>
    </w:p>
    <w:p w14:paraId="1694CBEF" w14:textId="77777777" w:rsidR="00AD7651" w:rsidRDefault="005B6599">
      <w:pPr>
        <w:pStyle w:val="BodyText"/>
      </w:pPr>
      <w:ins w:id="518" w:author="Author" w:date="2017-07-29T12:48:00Z">
        <w:r>
          <w:t>As a simple hypothetical example - if a summary-set exhibits</w:t>
        </w:r>
      </w:ins>
      <w:moveToRangeStart w:id="519" w:author="Author" w:date="2017-07-29T12:48:00Z" w:name="move489095875"/>
      <w:moveTo w:id="520" w:author="Author" w:date="2017-07-29T12:48:00Z">
        <w:r>
          <w:t xml:space="preserve"> a single outlier but is otherwise exhibiting no heterogeneity then the following methods could arguably perform well:</w:t>
        </w:r>
      </w:moveTo>
    </w:p>
    <w:p w14:paraId="6560597A" w14:textId="77777777" w:rsidR="00AD7651" w:rsidRDefault="005B6599">
      <w:pPr>
        <w:pStyle w:val="Compact"/>
        <w:numPr>
          <w:ilvl w:val="0"/>
          <w:numId w:val="5"/>
        </w:numPr>
        <w:pPrChange w:id="521" w:author="Author" w:date="2017-07-29T12:48:00Z">
          <w:pPr>
            <w:pStyle w:val="Compact"/>
            <w:numPr>
              <w:numId w:val="7"/>
            </w:numPr>
            <w:tabs>
              <w:tab w:val="num" w:pos="0"/>
            </w:tabs>
            <w:ind w:left="480" w:hanging="480"/>
          </w:pPr>
        </w:pPrChange>
      </w:pPr>
      <w:moveTo w:id="522" w:author="Author" w:date="2017-07-29T12:48:00Z">
        <w:r>
          <w:t xml:space="preserve">an IVW fixed effects analysis with the outlier removed, should the </w:t>
        </w:r>
        <w:proofErr w:type="spellStart"/>
        <w:r>
          <w:t>Steiger</w:t>
        </w:r>
        <w:proofErr w:type="spellEnd"/>
        <w:r>
          <w:t xml:space="preserve"> test be able to detect the outlier</w:t>
        </w:r>
      </w:moveTo>
    </w:p>
    <w:p w14:paraId="3C558C5D" w14:textId="77777777" w:rsidR="00AD7651" w:rsidRDefault="005B6599">
      <w:pPr>
        <w:pStyle w:val="Compact"/>
        <w:numPr>
          <w:ilvl w:val="0"/>
          <w:numId w:val="5"/>
        </w:numPr>
        <w:pPrChange w:id="523" w:author="Author" w:date="2017-07-29T12:48:00Z">
          <w:pPr>
            <w:pStyle w:val="Compact"/>
            <w:numPr>
              <w:numId w:val="7"/>
            </w:numPr>
            <w:tabs>
              <w:tab w:val="num" w:pos="0"/>
            </w:tabs>
            <w:ind w:left="480" w:hanging="480"/>
          </w:pPr>
        </w:pPrChange>
      </w:pPr>
      <w:moveTo w:id="524" w:author="Author" w:date="2017-07-29T12:48:00Z">
        <w:r>
          <w:t>a median based approach</w:t>
        </w:r>
      </w:moveTo>
    </w:p>
    <w:p w14:paraId="38F6ACF8" w14:textId="77777777" w:rsidR="00AD7651" w:rsidRDefault="005B6599">
      <w:pPr>
        <w:pStyle w:val="Compact"/>
        <w:numPr>
          <w:ilvl w:val="0"/>
          <w:numId w:val="5"/>
        </w:numPr>
        <w:rPr>
          <w:ins w:id="525" w:author="Author" w:date="2017-07-29T12:48:00Z"/>
        </w:rPr>
      </w:pPr>
      <w:moveTo w:id="526" w:author="Author" w:date="2017-07-29T12:48:00Z">
        <w:r>
          <w:t>a mode based approach</w:t>
        </w:r>
      </w:moveTo>
      <w:moveToRangeEnd w:id="519"/>
    </w:p>
    <w:p w14:paraId="6A56701F" w14:textId="77777777" w:rsidR="00AD7651" w:rsidRDefault="005B6599">
      <w:pPr>
        <w:pStyle w:val="FirstParagraph"/>
        <w:rPr>
          <w:ins w:id="527" w:author="Author" w:date="2017-07-29T12:48:00Z"/>
        </w:rPr>
      </w:pPr>
      <w:moveToRangeStart w:id="528" w:author="Author" w:date="2017-07-29T12:48:00Z" w:name="move489095876"/>
      <w:moveTo w:id="529" w:author="Author" w:date="2017-07-29T12:48:00Z">
        <w:r>
          <w:t xml:space="preserve">deciding between these methods requires finding, in general, which will </w:t>
        </w:r>
        <w:proofErr w:type="spellStart"/>
        <w:r>
          <w:t>minimise</w:t>
        </w:r>
        <w:proofErr w:type="spellEnd"/>
        <w:r>
          <w:t xml:space="preserve"> false discovery rates and </w:t>
        </w:r>
        <w:proofErr w:type="spellStart"/>
        <w:r>
          <w:t>maximise</w:t>
        </w:r>
        <w:proofErr w:type="spellEnd"/>
        <w:r>
          <w:t xml:space="preserve"> true positive rates for that </w:t>
        </w:r>
        <w:proofErr w:type="gramStart"/>
        <w:r>
          <w:t>particular scenario</w:t>
        </w:r>
        <w:proofErr w:type="gramEnd"/>
        <w:r>
          <w:t>.</w:t>
        </w:r>
      </w:moveTo>
      <w:moveToRangeEnd w:id="528"/>
      <w:ins w:id="530" w:author="Author" w:date="2017-07-29T12:48:00Z">
        <w:r>
          <w:t xml:space="preserve"> In this </w:t>
        </w:r>
        <w:proofErr w:type="gramStart"/>
        <w:r>
          <w:t>example</w:t>
        </w:r>
        <w:proofErr w:type="gramEnd"/>
        <w:r>
          <w:t xml:space="preserve"> the IVW with </w:t>
        </w:r>
        <w:proofErr w:type="spellStart"/>
        <w:r>
          <w:t>Steiger</w:t>
        </w:r>
        <w:proofErr w:type="spellEnd"/>
        <w:r>
          <w:t xml:space="preserve"> filtering would likely be the clear winner because of its superior statistical power. Countless other scenarios could arise. For </w:t>
        </w:r>
        <w:proofErr w:type="gramStart"/>
        <w:r>
          <w:t>example</w:t>
        </w:r>
        <w:proofErr w:type="gramEnd"/>
        <w:r>
          <w:t xml:space="preserve"> if 100% of instruments are invalid but the </w:t>
        </w:r>
        <w:proofErr w:type="spellStart"/>
        <w:r>
          <w:t>InSIDE</w:t>
        </w:r>
        <w:proofErr w:type="spellEnd"/>
        <w:r>
          <w:t xml:space="preserve"> </w:t>
        </w:r>
        <w:proofErr w:type="spellStart"/>
        <w:r>
          <w:t>assumptio</w:t>
        </w:r>
        <w:proofErr w:type="spellEnd"/>
        <w:r>
          <w:t xml:space="preserve"> is met then the MR-Egger is likely to be most effective; if 40% of instruments are invalid then a median-based approach is likely most effective; and if 80% of instruments are invalid then a mode-based approach is likely most effective.</w:t>
        </w:r>
      </w:ins>
    </w:p>
    <w:p w14:paraId="396A9F35" w14:textId="77777777" w:rsidR="00002F1E" w:rsidRDefault="005B6599">
      <w:pPr>
        <w:rPr>
          <w:del w:id="531" w:author="Author" w:date="2017-07-29T12:48:00Z"/>
          <w:i/>
        </w:rPr>
      </w:pPr>
      <w:ins w:id="532" w:author="Author" w:date="2017-07-29T12:48:00Z">
        <w:r>
          <w:t>Having generated random forest decision trees for each of the 28 methods using 133,000 of the simulations, we then applied them to the remaining 67,000 summary-sets to predict which method would have the highest performance for each of the remaining summary-sets.</w:t>
        </w:r>
      </w:ins>
      <w:moveToRangeStart w:id="533" w:author="Author" w:date="2017-07-29T12:48:00Z" w:name="move489095877"/>
      <w:moveTo w:id="534" w:author="Author" w:date="2017-07-29T12:48:00Z">
        <w:r>
          <w:t xml:space="preserve"> </w:t>
        </w:r>
        <w:proofErr w:type="gramStart"/>
        <w:r>
          <w:t>Finally</w:t>
        </w:r>
        <w:proofErr w:type="gramEnd"/>
        <w:r>
          <w:t xml:space="preserve"> we compare the performance of the method selected by the </w:t>
        </w:r>
        <w:proofErr w:type="spellStart"/>
        <w:r>
          <w:t>MoE</w:t>
        </w:r>
        <w:proofErr w:type="spellEnd"/>
        <w:r>
          <w:t xml:space="preserve"> against all remaining methods. The default settings for the </w:t>
        </w:r>
        <w:proofErr w:type="spellStart"/>
        <w:r>
          <w:rPr>
            <w:rStyle w:val="VerbatimChar"/>
          </w:rPr>
          <w:t>randomForest</w:t>
        </w:r>
        <w:proofErr w:type="spellEnd"/>
        <w:r>
          <w:t xml:space="preserve"> package in R (</w:t>
        </w:r>
      </w:moveTo>
      <w:moveToRangeEnd w:id="533"/>
      <w:del w:id="535" w:author="Author" w:date="2017-07-29T12:48:00Z">
        <w:r w:rsidR="00002F1E">
          <w:br w:type="page"/>
        </w:r>
      </w:del>
    </w:p>
    <w:p w14:paraId="4A6A8AA5" w14:textId="77777777" w:rsidR="001B7121" w:rsidRDefault="001B7121">
      <w:pPr>
        <w:pStyle w:val="ImageCaption"/>
        <w:rPr>
          <w:del w:id="536" w:author="Author" w:date="2017-07-29T12:48:00Z"/>
        </w:rPr>
      </w:pPr>
    </w:p>
    <w:p w14:paraId="111840C9" w14:textId="77777777" w:rsidR="00AD7651" w:rsidRDefault="005B6599">
      <w:pPr>
        <w:pStyle w:val="BodyText"/>
        <w:rPr>
          <w:ins w:id="537" w:author="Author" w:date="2017-07-29T12:48:00Z"/>
        </w:rPr>
      </w:pPr>
      <w:ins w:id="538" w:author="Author" w:date="2017-07-29T12:48:00Z">
        <w:r>
          <w:t>45) were used to train the models. MR-</w:t>
        </w:r>
        <w:proofErr w:type="spellStart"/>
        <w:r>
          <w:t>MoE</w:t>
        </w:r>
        <w:proofErr w:type="spellEnd"/>
        <w:r>
          <w:t xml:space="preserve"> 1.0 is implemented in the </w:t>
        </w:r>
        <w:proofErr w:type="spellStart"/>
        <w:r>
          <w:t>TwoSampleMR</w:t>
        </w:r>
        <w:proofErr w:type="spellEnd"/>
        <w:r>
          <w:t xml:space="preserve"> R package available at </w:t>
        </w:r>
        <w:r>
          <w:fldChar w:fldCharType="begin"/>
        </w:r>
        <w:r>
          <w:instrText xml:space="preserve"> HYPERLINK "https://github.com/MRCIEU/TwoSampleMR" \h </w:instrText>
        </w:r>
        <w:r>
          <w:fldChar w:fldCharType="separate"/>
        </w:r>
        <w:r>
          <w:rPr>
            <w:rStyle w:val="Hyperlink"/>
          </w:rPr>
          <w:t>github.com/MRCIEU/</w:t>
        </w:r>
        <w:proofErr w:type="spellStart"/>
        <w:r>
          <w:rPr>
            <w:rStyle w:val="Hyperlink"/>
          </w:rPr>
          <w:t>TwoSampleMR</w:t>
        </w:r>
        <w:proofErr w:type="spellEnd"/>
        <w:r>
          <w:rPr>
            <w:rStyle w:val="Hyperlink"/>
          </w:rPr>
          <w:fldChar w:fldCharType="end"/>
        </w:r>
        <w:r>
          <w:t xml:space="preserve"> (11).</w:t>
        </w:r>
      </w:ins>
    </w:p>
    <w:p w14:paraId="6A7A2B98" w14:textId="77777777" w:rsidR="00AD7651" w:rsidRDefault="005B6599">
      <w:pPr>
        <w:pStyle w:val="Heading2"/>
        <w:rPr>
          <w:ins w:id="539" w:author="Author" w:date="2017-07-29T12:48:00Z"/>
        </w:rPr>
      </w:pPr>
      <w:bookmarkStart w:id="540" w:name="references"/>
      <w:bookmarkEnd w:id="540"/>
      <w:r>
        <w:t>References</w:t>
      </w:r>
    </w:p>
    <w:p w14:paraId="6BE7587B" w14:textId="77777777" w:rsidR="00AD7651" w:rsidRDefault="00AD7651">
      <w:pPr>
        <w:pStyle w:val="FirstParagraph"/>
        <w:pPrChange w:id="541" w:author="Author" w:date="2017-07-29T12:48:00Z">
          <w:pPr>
            <w:pStyle w:val="Heading2"/>
          </w:pPr>
        </w:pPrChange>
      </w:pPr>
    </w:p>
    <w:p w14:paraId="253A66F6" w14:textId="77777777" w:rsidR="00AD7651" w:rsidRDefault="005B6599">
      <w:pPr>
        <w:pStyle w:val="Bibliography"/>
      </w:pPr>
      <w:r>
        <w:t xml:space="preserve">1. Davey Smith G, Ebrahim S. ’Mendelian randomization’: can genetic epidemiology contribute to understanding environmental determinants of disease? International Journal of Epidemiology [Internet]. 2003 Feb;32(1):1–22. Available from: </w:t>
      </w:r>
      <w:hyperlink r:id="rId16">
        <w:r>
          <w:rPr>
            <w:rStyle w:val="Hyperlink"/>
          </w:rPr>
          <w:t>http://www.ije.oxfordjournals.org/cgi/doi/10.1093/ije/dyg070</w:t>
        </w:r>
      </w:hyperlink>
    </w:p>
    <w:p w14:paraId="4C8CC402" w14:textId="77777777" w:rsidR="00AD7651" w:rsidRDefault="005B6599">
      <w:pPr>
        <w:pStyle w:val="Bibliography"/>
      </w:pPr>
      <w:r>
        <w:lastRenderedPageBreak/>
        <w:t xml:space="preserve">2. Davey Smith G, Hemani G. Mendelian randomization: genetic anchors for causal inference in epidemiological studies. Human molecular genetics. 2014 Jul;23(R1):R89—–R98. </w:t>
      </w:r>
    </w:p>
    <w:p w14:paraId="4F4855FF" w14:textId="77777777" w:rsidR="00AD7651" w:rsidRDefault="005B6599">
      <w:pPr>
        <w:pStyle w:val="Bibliography"/>
      </w:pPr>
      <w:r>
        <w:t xml:space="preserve">3. Bowden J, Davey Smith G, Burgess S. Mendelian randomization with invalid instruments: effect estimation and bias detection through Egger regression. International Journal of Epidemiology. 2015;44(2):512–25. </w:t>
      </w:r>
    </w:p>
    <w:p w14:paraId="2517E63D" w14:textId="7455C656" w:rsidR="00AD7651" w:rsidRDefault="005B6599">
      <w:pPr>
        <w:pStyle w:val="Bibliography"/>
      </w:pPr>
      <w:r>
        <w:t xml:space="preserve">4. Bowden J, Davey Smith G, Haycock PC, Burgess S. Consistent Estimation in Mendelian Randomization with Some Invalid Instruments Using a Weighted Median Estimator. Genetic Epidemiology [Internet]. 2016 May;40(4):304–14. </w:t>
      </w:r>
      <w:del w:id="542" w:author="Author" w:date="2017-07-29T12:48:00Z">
        <w:r w:rsidR="00AC40E0">
          <w:delText xml:space="preserve">Available from: </w:delText>
        </w:r>
        <w:r w:rsidR="00B045B5">
          <w:fldChar w:fldCharType="begin"/>
        </w:r>
        <w:r w:rsidR="00B045B5">
          <w:delInstrText xml:space="preserve"> HYPERLINK "http://www.ncbi.nlm.nih.gov/pubmed/27061298%20http://www.pubmedcentral.nih.gov/articlerender.fcgi?artid=PMC4849733%20http://doi.wiley.com/10.1002/gepi.21965" \h </w:delInstrText>
        </w:r>
        <w:r w:rsidR="00B045B5">
          <w:fldChar w:fldCharType="separate"/>
        </w:r>
        <w:r w:rsidR="00AC40E0">
          <w:rPr>
            <w:rStyle w:val="Hyperlink"/>
          </w:rPr>
          <w:delText>http://www.ncbi.nlm.nih.gov/pubmed/27061298 http://www.pubmedcentral.nih.gov/articlerender.fcgi?artid=PMC4849733 http://doi.wiley.com/10.1002/gepi.21965</w:delText>
        </w:r>
        <w:r w:rsidR="00B045B5">
          <w:rPr>
            <w:rStyle w:val="Hyperlink"/>
          </w:rPr>
          <w:fldChar w:fldCharType="end"/>
        </w:r>
      </w:del>
      <w:ins w:id="543" w:author="Author" w:date="2017-07-29T12:48:00Z">
        <w:r>
          <w:t xml:space="preserve">Available from: </w:t>
        </w:r>
        <w:r>
          <w:fldChar w:fldCharType="begin"/>
        </w:r>
        <w:r>
          <w:instrText xml:space="preserve"> HYPERLINK "http://www.ncbi.nlm.nih.gov/pubmed/27061298 http://www.pubmedcentral.nih.gov/articlerender.fcgi?artid=PMC4849733 http://doi.wiley.com/10.1002/gepi.21965" \h </w:instrText>
        </w:r>
        <w:r>
          <w:fldChar w:fldCharType="separate"/>
        </w:r>
        <w:r>
          <w:rPr>
            <w:rStyle w:val="Hyperlink"/>
          </w:rPr>
          <w:t>http://www.ncbi.nlm.nih.gov/pubmed/27061298 http://www.pubmedcentral.nih.gov/articlerender.fcgi?artid=PMC4849733 http://doi.wiley.com/10.1002/gepi.21965</w:t>
        </w:r>
        <w:r>
          <w:rPr>
            <w:rStyle w:val="Hyperlink"/>
          </w:rPr>
          <w:fldChar w:fldCharType="end"/>
        </w:r>
      </w:ins>
    </w:p>
    <w:p w14:paraId="20E87A65" w14:textId="77777777" w:rsidR="00AD7651" w:rsidRDefault="005B6599">
      <w:pPr>
        <w:pStyle w:val="Bibliography"/>
      </w:pPr>
      <w:r>
        <w:t xml:space="preserve">5. Bowden J, Del Greco M F, Minelli C, Davey Smith G, Sheehan N, Thompson J. A framework for the investigation of pleiotropy in two-sample summary data Mendelian randomization. Statistics in Medicine [Internet]. 2017; Available from: </w:t>
      </w:r>
      <w:hyperlink r:id="rId17">
        <w:r>
          <w:rPr>
            <w:rStyle w:val="Hyperlink"/>
          </w:rPr>
          <w:t>http://doi.wiley.com/10.1002/sim.7221</w:t>
        </w:r>
      </w:hyperlink>
    </w:p>
    <w:p w14:paraId="11AC2C11" w14:textId="77777777" w:rsidR="00AD7651" w:rsidRDefault="005B6599">
      <w:pPr>
        <w:pStyle w:val="Bibliography"/>
      </w:pPr>
      <w:r>
        <w:t xml:space="preserve">6. Hartwig FP, Davey Smith G, Bowden J. Robust Inference In Two-Sample Mendelian Randomisation Via The Zero Modal Pleiotropy Assumption. bioRxiv [Internet]. 2017; Available from: </w:t>
      </w:r>
      <w:hyperlink r:id="rId18">
        <w:r>
          <w:rPr>
            <w:rStyle w:val="Hyperlink"/>
          </w:rPr>
          <w:t>http://biorxiv.org/content/early/2017/04/10/126102</w:t>
        </w:r>
      </w:hyperlink>
    </w:p>
    <w:p w14:paraId="15234492" w14:textId="77777777" w:rsidR="00AD7651" w:rsidRDefault="005B6599">
      <w:pPr>
        <w:pStyle w:val="Bibliography"/>
      </w:pPr>
      <w:r>
        <w:t xml:space="preserve">7. Hemani G, Tilling K, Davey Smith G. Orienting The Causal Relationship Between Imprecisely Measured Traits Using Genetic Instruments. bioRxiv [Internet]. 2017; Available from: </w:t>
      </w:r>
      <w:hyperlink r:id="rId19">
        <w:r>
          <w:rPr>
            <w:rStyle w:val="Hyperlink"/>
          </w:rPr>
          <w:t>http://biorxiv.org/content/early/2017/03/15/117101</w:t>
        </w:r>
      </w:hyperlink>
    </w:p>
    <w:p w14:paraId="050A57F4" w14:textId="77777777" w:rsidR="00AD7651" w:rsidRDefault="005B6599">
      <w:pPr>
        <w:pStyle w:val="Bibliography"/>
        <w:rPr>
          <w:ins w:id="544" w:author="Author" w:date="2017-07-29T12:48:00Z"/>
        </w:rPr>
      </w:pPr>
      <w:r>
        <w:t xml:space="preserve">8. </w:t>
      </w:r>
      <w:proofErr w:type="spellStart"/>
      <w:ins w:id="545" w:author="Author" w:date="2017-07-29T12:48:00Z">
        <w:r>
          <w:t>Verbanck</w:t>
        </w:r>
        <w:proofErr w:type="spellEnd"/>
        <w:r>
          <w:t xml:space="preserve"> M, Chen C-Y, Neale B, Do R. Widespread pleiotropy confounds causal relationships between complex traits and diseases inferred from Mendelian randomization. </w:t>
        </w:r>
        <w:proofErr w:type="spellStart"/>
        <w:r>
          <w:t>bioRxiv</w:t>
        </w:r>
        <w:proofErr w:type="spellEnd"/>
        <w:r>
          <w:t xml:space="preserve"> [Internet]. 2017; Available from: </w:t>
        </w:r>
        <w:r>
          <w:fldChar w:fldCharType="begin"/>
        </w:r>
        <w:r>
          <w:instrText xml:space="preserve"> HYPERLINK "http://www.biorxiv.org/content/early/2017/06/30/157552" \h </w:instrText>
        </w:r>
        <w:r>
          <w:fldChar w:fldCharType="separate"/>
        </w:r>
        <w:r>
          <w:rPr>
            <w:rStyle w:val="Hyperlink"/>
          </w:rPr>
          <w:t>http://www.biorxiv.org/content/early/2017/06/30/157552</w:t>
        </w:r>
        <w:r>
          <w:rPr>
            <w:rStyle w:val="Hyperlink"/>
          </w:rPr>
          <w:fldChar w:fldCharType="end"/>
        </w:r>
      </w:ins>
    </w:p>
    <w:p w14:paraId="78DCE6FB" w14:textId="77777777" w:rsidR="00AD7651" w:rsidRDefault="005B6599">
      <w:pPr>
        <w:pStyle w:val="Bibliography"/>
      </w:pPr>
      <w:ins w:id="546" w:author="Author" w:date="2017-07-29T12:48:00Z">
        <w:r>
          <w:t xml:space="preserve">9. </w:t>
        </w:r>
      </w:ins>
      <w:proofErr w:type="spellStart"/>
      <w:r>
        <w:t>Hindorff</w:t>
      </w:r>
      <w:proofErr w:type="spellEnd"/>
      <w:r>
        <w:t xml:space="preserve"> LA, </w:t>
      </w:r>
      <w:proofErr w:type="spellStart"/>
      <w:r>
        <w:t>Junkins</w:t>
      </w:r>
      <w:proofErr w:type="spellEnd"/>
      <w:r>
        <w:t xml:space="preserve"> HA, Hall PN, Mehta JP, Manolio TA. A Catalog of Published Genome-Wide Association Studies, available at http://www.genome.gov/gwastudies. Accessed 12/10/2010. 2010. </w:t>
      </w:r>
    </w:p>
    <w:p w14:paraId="4D9625FE" w14:textId="2F5658D1" w:rsidR="00AD7651" w:rsidRDefault="00AC40E0">
      <w:pPr>
        <w:pStyle w:val="Bibliography"/>
      </w:pPr>
      <w:del w:id="547" w:author="Author" w:date="2017-07-29T12:48:00Z">
        <w:r>
          <w:delText>9</w:delText>
        </w:r>
      </w:del>
      <w:ins w:id="548" w:author="Author" w:date="2017-07-29T12:48:00Z">
        <w:r w:rsidR="005B6599">
          <w:t>10</w:t>
        </w:r>
      </w:ins>
      <w:r w:rsidR="005B6599">
        <w:t xml:space="preserve">. Pierce BL, Burgess S. Efficient design for Mendelian randomization studies: subsample and 2-sample instrumental variable estimators. American journal of epidemiology [Internet]. 2013 Oct;178(7):1177–84. </w:t>
      </w:r>
      <w:del w:id="549" w:author="Author" w:date="2017-07-29T12:48:00Z">
        <w:r>
          <w:delText xml:space="preserve">Available from: </w:delText>
        </w:r>
        <w:r w:rsidR="00B045B5">
          <w:fldChar w:fldCharType="begin"/>
        </w:r>
        <w:r w:rsidR="00B045B5">
          <w:delInstrText xml:space="preserve"> HYPERLINK "http://www.pubmedcentral.nih.gov/articlerender.fcgi?artid=3783091%7b\\&amp;%7dtool=pmcentrez%7b\\&amp;%7drendertype=abstract" \h </w:delInstrText>
        </w:r>
        <w:r w:rsidR="00B045B5">
          <w:fldChar w:fldCharType="separate"/>
        </w:r>
        <w:r>
          <w:rPr>
            <w:rStyle w:val="Hyperlink"/>
          </w:rPr>
          <w:delText>http://www.pubmedcentral.nih.gov/articlerender.fcgi?artid=3783091{\&amp;}tool=pmcentrez{\&amp;}rendertype=abstract</w:delText>
        </w:r>
        <w:r w:rsidR="00B045B5">
          <w:rPr>
            <w:rStyle w:val="Hyperlink"/>
          </w:rPr>
          <w:fldChar w:fldCharType="end"/>
        </w:r>
      </w:del>
      <w:ins w:id="550" w:author="Author" w:date="2017-07-29T12:48:00Z">
        <w:r w:rsidR="005B6599">
          <w:t xml:space="preserve">Available from: </w:t>
        </w:r>
        <w:r w:rsidR="005B6599">
          <w:fldChar w:fldCharType="begin"/>
        </w:r>
        <w:r w:rsidR="005B6599">
          <w:instrText xml:space="preserve"> HYPERLINK "http://www.pubmedcentral.nih.gov/articlerender.fcgi?artid=3783091{\\&amp;}tool=pmcentrez{\\&amp;}rendertype=abstract" \h </w:instrText>
        </w:r>
        <w:r w:rsidR="005B6599">
          <w:fldChar w:fldCharType="separate"/>
        </w:r>
        <w:r w:rsidR="005B6599">
          <w:rPr>
            <w:rStyle w:val="Hyperlink"/>
          </w:rPr>
          <w:t>http://www.pubmedcentral.nih.gov/articlerender.fcgi?artid=3783091{\&amp;}tool=</w:t>
        </w:r>
        <w:proofErr w:type="spellStart"/>
        <w:r w:rsidR="005B6599">
          <w:rPr>
            <w:rStyle w:val="Hyperlink"/>
          </w:rPr>
          <w:t>pmcentrez</w:t>
        </w:r>
        <w:proofErr w:type="spellEnd"/>
        <w:r w:rsidR="005B6599">
          <w:rPr>
            <w:rStyle w:val="Hyperlink"/>
          </w:rPr>
          <w:t>{\&amp;}</w:t>
        </w:r>
        <w:proofErr w:type="spellStart"/>
        <w:r w:rsidR="005B6599">
          <w:rPr>
            <w:rStyle w:val="Hyperlink"/>
          </w:rPr>
          <w:t>rendertype</w:t>
        </w:r>
        <w:proofErr w:type="spellEnd"/>
        <w:r w:rsidR="005B6599">
          <w:rPr>
            <w:rStyle w:val="Hyperlink"/>
          </w:rPr>
          <w:t>=abstract</w:t>
        </w:r>
        <w:r w:rsidR="005B6599">
          <w:rPr>
            <w:rStyle w:val="Hyperlink"/>
          </w:rPr>
          <w:fldChar w:fldCharType="end"/>
        </w:r>
      </w:ins>
    </w:p>
    <w:p w14:paraId="143C5007" w14:textId="1E9A2531" w:rsidR="00AD7651" w:rsidRDefault="00AC40E0">
      <w:pPr>
        <w:pStyle w:val="Bibliography"/>
      </w:pPr>
      <w:del w:id="551" w:author="Author" w:date="2017-07-29T12:48:00Z">
        <w:r>
          <w:delText>10</w:delText>
        </w:r>
      </w:del>
      <w:ins w:id="552" w:author="Author" w:date="2017-07-29T12:48:00Z">
        <w:r w:rsidR="005B6599">
          <w:t>11</w:t>
        </w:r>
      </w:ins>
      <w:r w:rsidR="005B6599">
        <w:t xml:space="preserve">. Hemani G, Zheng J, Wade KH, Laurin C, Elsworth B, Burgess S, et al. MR-Base: a platform for systematic causal inference across the phenome using billions of genetic associations. BioRxiv. 2016;10.1101/07. </w:t>
      </w:r>
    </w:p>
    <w:p w14:paraId="68D6CC58" w14:textId="1A91856C" w:rsidR="00AD7651" w:rsidRDefault="00AC40E0">
      <w:pPr>
        <w:pStyle w:val="Bibliography"/>
        <w:rPr>
          <w:ins w:id="553" w:author="Author" w:date="2017-07-29T12:48:00Z"/>
        </w:rPr>
      </w:pPr>
      <w:del w:id="554" w:author="Author" w:date="2017-07-29T12:48:00Z">
        <w:r>
          <w:lastRenderedPageBreak/>
          <w:delText>11</w:delText>
        </w:r>
      </w:del>
      <w:ins w:id="555" w:author="Author" w:date="2017-07-29T12:48:00Z">
        <w:r w:rsidR="005B6599">
          <w:t xml:space="preserve">12. Zhu Z, Zheng Z, Zhang F, Wu Y, </w:t>
        </w:r>
        <w:proofErr w:type="spellStart"/>
        <w:r w:rsidR="005B6599">
          <w:t>Trzaskowski</w:t>
        </w:r>
        <w:proofErr w:type="spellEnd"/>
        <w:r w:rsidR="005B6599">
          <w:t xml:space="preserve"> M, Maier R, et al. Causal associations between risk factors and common diseases inferred from GWAS summary data. </w:t>
        </w:r>
        <w:proofErr w:type="spellStart"/>
        <w:r w:rsidR="005B6599">
          <w:t>bioRxiv</w:t>
        </w:r>
        <w:proofErr w:type="spellEnd"/>
        <w:r w:rsidR="005B6599">
          <w:t xml:space="preserve"> [Internet]. 2017; Available from: </w:t>
        </w:r>
        <w:r w:rsidR="005B6599">
          <w:fldChar w:fldCharType="begin"/>
        </w:r>
        <w:r w:rsidR="005B6599">
          <w:instrText xml:space="preserve"> HYPERLINK "http://www.biorxiv.org/content/early/2017/07/26/168674" \h </w:instrText>
        </w:r>
        <w:r w:rsidR="005B6599">
          <w:fldChar w:fldCharType="separate"/>
        </w:r>
        <w:r w:rsidR="005B6599">
          <w:rPr>
            <w:rStyle w:val="Hyperlink"/>
          </w:rPr>
          <w:t>http://www.biorxiv.org/content/early/2017/07/26/168674</w:t>
        </w:r>
        <w:r w:rsidR="005B6599">
          <w:rPr>
            <w:rStyle w:val="Hyperlink"/>
          </w:rPr>
          <w:fldChar w:fldCharType="end"/>
        </w:r>
      </w:ins>
    </w:p>
    <w:p w14:paraId="136A47D4" w14:textId="77777777" w:rsidR="00AD7651" w:rsidRDefault="005B6599">
      <w:pPr>
        <w:pStyle w:val="Bibliography"/>
        <w:rPr>
          <w:ins w:id="556" w:author="Author" w:date="2017-07-29T12:48:00Z"/>
        </w:rPr>
      </w:pPr>
      <w:ins w:id="557" w:author="Author" w:date="2017-07-29T12:48:00Z">
        <w:r>
          <w:t xml:space="preserve">13. Wright S. Evolution and the Genetics of Populations. In: Evolution and the genetics of populations. Chicago: University of Chicago Press; 1968. </w:t>
        </w:r>
      </w:ins>
    </w:p>
    <w:p w14:paraId="6F524D28" w14:textId="77777777" w:rsidR="00AD7651" w:rsidRDefault="005B6599">
      <w:pPr>
        <w:pStyle w:val="Bibliography"/>
      </w:pPr>
      <w:ins w:id="558" w:author="Author" w:date="2017-07-29T12:48:00Z">
        <w:r>
          <w:t>14</w:t>
        </w:r>
      </w:ins>
      <w:r>
        <w:t xml:space="preserve">. Wagner GP, Zhang J. The pleiotropic structure of the genotype–phenotype map: the evolvability of complex organisms. Nature Reviews Genetics [Internet]. 2011 Mar;12(3):204–13. Available from: </w:t>
      </w:r>
      <w:hyperlink r:id="rId20">
        <w:r>
          <w:rPr>
            <w:rStyle w:val="Hyperlink"/>
          </w:rPr>
          <w:t>http://www.nature.com/doifinder/10.1038/nrg2949</w:t>
        </w:r>
      </w:hyperlink>
    </w:p>
    <w:p w14:paraId="4366D9C3" w14:textId="5BB831B0" w:rsidR="00AD7651" w:rsidRDefault="00AC40E0">
      <w:pPr>
        <w:pStyle w:val="Bibliography"/>
      </w:pPr>
      <w:del w:id="559" w:author="Author" w:date="2017-07-29T12:48:00Z">
        <w:r>
          <w:delText>12</w:delText>
        </w:r>
      </w:del>
      <w:ins w:id="560" w:author="Author" w:date="2017-07-29T12:48:00Z">
        <w:r w:rsidR="005B6599">
          <w:t>15</w:t>
        </w:r>
      </w:ins>
      <w:r w:rsidR="005B6599">
        <w:t xml:space="preserve">. Hill WG, Zhang X-S. Assessing pleiotropy and its evolutionary consequences: pleiotropy is not necessarily limited, nor need it hinder the evolution of complexity. Nature Reviews Genetics [Internet]. 2012 Feb;13(4):296. Available from: </w:t>
      </w:r>
      <w:hyperlink r:id="rId21">
        <w:r w:rsidR="005B6599">
          <w:rPr>
            <w:rStyle w:val="Hyperlink"/>
          </w:rPr>
          <w:t>http://www.ncbi.nlm.nih.gov/pubmed/22349131</w:t>
        </w:r>
      </w:hyperlink>
    </w:p>
    <w:p w14:paraId="5BBCECC6" w14:textId="44570248" w:rsidR="00AD7651" w:rsidRDefault="00AC40E0">
      <w:pPr>
        <w:pStyle w:val="Bibliography"/>
        <w:rPr>
          <w:ins w:id="561" w:author="Author" w:date="2017-07-29T12:48:00Z"/>
        </w:rPr>
      </w:pPr>
      <w:del w:id="562" w:author="Author" w:date="2017-07-29T12:48:00Z">
        <w:r>
          <w:delText>13.</w:delText>
        </w:r>
      </w:del>
      <w:ins w:id="563" w:author="Author" w:date="2017-07-29T12:48:00Z">
        <w:r w:rsidR="005B6599">
          <w:t xml:space="preserve">16. </w:t>
        </w:r>
        <w:proofErr w:type="spellStart"/>
        <w:r w:rsidR="005B6599">
          <w:t>Hartwig</w:t>
        </w:r>
        <w:proofErr w:type="spellEnd"/>
        <w:r w:rsidR="005B6599">
          <w:t xml:space="preserve"> FP, Davies NM, </w:t>
        </w:r>
        <w:proofErr w:type="spellStart"/>
        <w:r w:rsidR="005B6599">
          <w:t>Hemani</w:t>
        </w:r>
        <w:proofErr w:type="spellEnd"/>
        <w:r w:rsidR="005B6599">
          <w:t xml:space="preserve"> G, Davey Smith G. Two-sample Mendelian randomization: avoiding the downsides of a powerful, widely applicable but potentially fallible technique. International Journal of Epidemiology [Internet]. 2016 Dec;45(6):1717–26. Available from: </w:t>
        </w:r>
        <w:r w:rsidR="005B6599">
          <w:fldChar w:fldCharType="begin"/>
        </w:r>
        <w:r w:rsidR="005B6599">
          <w:instrText xml:space="preserve"> HYPERLINK "https://academic.oup.com/ije/article-lookup/doi/10.1093/ije/dyx028" \h </w:instrText>
        </w:r>
        <w:r w:rsidR="005B6599">
          <w:fldChar w:fldCharType="separate"/>
        </w:r>
        <w:r w:rsidR="005B6599">
          <w:rPr>
            <w:rStyle w:val="Hyperlink"/>
          </w:rPr>
          <w:t>https://academic.oup.com/ije/article-lookup/doi/10.1093/ije/dyx028</w:t>
        </w:r>
        <w:r w:rsidR="005B6599">
          <w:rPr>
            <w:rStyle w:val="Hyperlink"/>
          </w:rPr>
          <w:fldChar w:fldCharType="end"/>
        </w:r>
      </w:ins>
    </w:p>
    <w:p w14:paraId="79D44716" w14:textId="77777777" w:rsidR="00AD7651" w:rsidRDefault="005B6599">
      <w:pPr>
        <w:pStyle w:val="Bibliography"/>
        <w:rPr>
          <w:ins w:id="564" w:author="Author" w:date="2017-07-29T12:48:00Z"/>
        </w:rPr>
      </w:pPr>
      <w:ins w:id="565" w:author="Author" w:date="2017-07-29T12:48:00Z">
        <w:r>
          <w:t xml:space="preserve">17. Xu L, Lin SL, Schooling CM. A Mendelian randomization study of the effect of calcium on coronary artery disease, myocardial infarction and their risk factors. Scientific Reports [Internet]. 2017 </w:t>
        </w:r>
        <w:proofErr w:type="gramStart"/>
        <w:r>
          <w:t>Feb;7:42691</w:t>
        </w:r>
        <w:proofErr w:type="gramEnd"/>
        <w:r>
          <w:t xml:space="preserve">. Available from: </w:t>
        </w:r>
        <w:r>
          <w:fldChar w:fldCharType="begin"/>
        </w:r>
        <w:r>
          <w:instrText xml:space="preserve"> HYPERLINK "http://www.ncbi.nlm.nih.gov/pubmed/28195141 http://www.pubmedcentral.nih.gov/articlerender.fcgi?artid=PMC5307362 http://www.nature.com/articles/srep42691" \h </w:instrText>
        </w:r>
        <w:r>
          <w:fldChar w:fldCharType="separate"/>
        </w:r>
        <w:r>
          <w:rPr>
            <w:rStyle w:val="Hyperlink"/>
          </w:rPr>
          <w:t>http://www.ncbi.nlm.nih.gov/pubmed/28195141 http://www.pubmedcentral.nih.gov/articlerender.fcgi?artid=PMC5307362 http://www.nature.com/articles/srep42691</w:t>
        </w:r>
        <w:r>
          <w:rPr>
            <w:rStyle w:val="Hyperlink"/>
          </w:rPr>
          <w:fldChar w:fldCharType="end"/>
        </w:r>
      </w:ins>
    </w:p>
    <w:p w14:paraId="5FB80B0E" w14:textId="77777777" w:rsidR="00AD7651" w:rsidRDefault="005B6599">
      <w:pPr>
        <w:pStyle w:val="Bibliography"/>
        <w:rPr>
          <w:ins w:id="566" w:author="Author" w:date="2017-07-29T12:48:00Z"/>
        </w:rPr>
      </w:pPr>
      <w:ins w:id="567" w:author="Author" w:date="2017-07-29T12:48:00Z">
        <w:r>
          <w:t xml:space="preserve">18. Larsson SC, Burgess S, </w:t>
        </w:r>
        <w:proofErr w:type="spellStart"/>
        <w:r>
          <w:t>Michaëlsson</w:t>
        </w:r>
        <w:proofErr w:type="spellEnd"/>
        <w:r>
          <w:t xml:space="preserve"> K, TB H, WH C, Y P. Association of Genetic Variants Related to Serum Calcium Levels </w:t>
        </w:r>
        <w:proofErr w:type="gramStart"/>
        <w:r>
          <w:t>With</w:t>
        </w:r>
        <w:proofErr w:type="gramEnd"/>
        <w:r>
          <w:t xml:space="preserve"> Coronary Artery Disease and Myocardial Infarction. JAMA [Internet]. 2017 Jul;318(4):371. Available from: </w:t>
        </w:r>
        <w:r>
          <w:fldChar w:fldCharType="begin"/>
        </w:r>
        <w:r>
          <w:instrText xml:space="preserve"> HYPERLINK "http://jama.jamanetwork.com/article.aspx?doi=10.1001/jama.2017.8981" \h </w:instrText>
        </w:r>
        <w:r>
          <w:fldChar w:fldCharType="separate"/>
        </w:r>
        <w:r>
          <w:rPr>
            <w:rStyle w:val="Hyperlink"/>
          </w:rPr>
          <w:t>http://jama.jamanetwork.com/article.aspx?doi=10.1001/jama.2017.8981</w:t>
        </w:r>
        <w:r>
          <w:rPr>
            <w:rStyle w:val="Hyperlink"/>
          </w:rPr>
          <w:fldChar w:fldCharType="end"/>
        </w:r>
      </w:ins>
    </w:p>
    <w:p w14:paraId="328CFFDD" w14:textId="77777777" w:rsidR="00AD7651" w:rsidRDefault="005B6599">
      <w:pPr>
        <w:pStyle w:val="Bibliography"/>
        <w:rPr>
          <w:ins w:id="568" w:author="Author" w:date="2017-07-29T12:48:00Z"/>
        </w:rPr>
      </w:pPr>
      <w:ins w:id="569" w:author="Author" w:date="2017-07-29T12:48:00Z">
        <w:r>
          <w:t xml:space="preserve">19. </w:t>
        </w:r>
        <w:proofErr w:type="spellStart"/>
        <w:r>
          <w:t>Prins</w:t>
        </w:r>
        <w:proofErr w:type="spellEnd"/>
        <w:r>
          <w:t xml:space="preserve"> BP, </w:t>
        </w:r>
        <w:proofErr w:type="spellStart"/>
        <w:r>
          <w:t>Abbasi</w:t>
        </w:r>
        <w:proofErr w:type="spellEnd"/>
        <w:r>
          <w:t xml:space="preserve"> A, Wong A, </w:t>
        </w:r>
        <w:proofErr w:type="spellStart"/>
        <w:r>
          <w:t>Vaez</w:t>
        </w:r>
        <w:proofErr w:type="spellEnd"/>
        <w:r>
          <w:t xml:space="preserve"> A, Nolte I, </w:t>
        </w:r>
        <w:proofErr w:type="spellStart"/>
        <w:r>
          <w:t>Franceschini</w:t>
        </w:r>
        <w:proofErr w:type="spellEnd"/>
        <w:r>
          <w:t xml:space="preserve"> N, et al. Investigating the Causal Relationship of C-Reactive Protein with 32 Complex Somatic and Psychiatric Outcomes: A Large-Scale Cross-Consortium Mendelian Randomization Study. Hay PJ, editor. PLOS Medicine [Internet]. 2016 Jun;13(6</w:t>
        </w:r>
        <w:proofErr w:type="gramStart"/>
        <w:r>
          <w:t>):e</w:t>
        </w:r>
        <w:proofErr w:type="gramEnd"/>
        <w:r>
          <w:t xml:space="preserve">1001976. Available from: </w:t>
        </w:r>
        <w:r>
          <w:fldChar w:fldCharType="begin"/>
        </w:r>
        <w:r>
          <w:instrText xml:space="preserve"> HYPERLINK "http://www.ncbi.nlm.nih.gov/pubmed/27327646 http://www.pubmedcentral.nih.gov/articlerender.fcgi?artid=PMC4915710 http://dx.plos.org/10.1371/journal.pmed.1001976" \h </w:instrText>
        </w:r>
        <w:r>
          <w:fldChar w:fldCharType="separate"/>
        </w:r>
        <w:r>
          <w:rPr>
            <w:rStyle w:val="Hyperlink"/>
          </w:rPr>
          <w:t>http://www.ncbi.nlm.nih.gov/pubmed/27327646 http://www.pubmedcentral.nih.gov/articlerender.fcgi?artid=PMC4915710 http://dx.plos.org/10.1371/journal.pmed.1001976</w:t>
        </w:r>
        <w:r>
          <w:rPr>
            <w:rStyle w:val="Hyperlink"/>
          </w:rPr>
          <w:fldChar w:fldCharType="end"/>
        </w:r>
      </w:ins>
    </w:p>
    <w:p w14:paraId="66408AB6" w14:textId="77777777" w:rsidR="00AD7651" w:rsidRDefault="005B6599">
      <w:pPr>
        <w:pStyle w:val="Bibliography"/>
        <w:rPr>
          <w:ins w:id="570" w:author="Author" w:date="2017-07-29T12:48:00Z"/>
        </w:rPr>
      </w:pPr>
      <w:ins w:id="571" w:author="Author" w:date="2017-07-29T12:48:00Z">
        <w:r>
          <w:t xml:space="preserve">20. </w:t>
        </w:r>
        <w:proofErr w:type="spellStart"/>
        <w:r>
          <w:t>Inoshita</w:t>
        </w:r>
        <w:proofErr w:type="spellEnd"/>
        <w:r>
          <w:t xml:space="preserve"> M, </w:t>
        </w:r>
        <w:proofErr w:type="spellStart"/>
        <w:r>
          <w:t>Numata</w:t>
        </w:r>
        <w:proofErr w:type="spellEnd"/>
        <w:r>
          <w:t xml:space="preserve"> S, Tajima A, Kinoshita M, </w:t>
        </w:r>
        <w:proofErr w:type="spellStart"/>
        <w:r>
          <w:t>Umehara</w:t>
        </w:r>
        <w:proofErr w:type="spellEnd"/>
        <w:r>
          <w:t xml:space="preserve"> H, </w:t>
        </w:r>
        <w:proofErr w:type="spellStart"/>
        <w:r>
          <w:t>Nakataki</w:t>
        </w:r>
        <w:proofErr w:type="spellEnd"/>
        <w:r>
          <w:t xml:space="preserve"> M, et al. A significant causal association between C-reactive protein levels and schizophrenia. Scientific Reports [Internet]. 2016 Sep;6(1):26105. Available from: </w:t>
        </w:r>
        <w:r>
          <w:fldChar w:fldCharType="begin"/>
        </w:r>
        <w:r>
          <w:instrText xml:space="preserve"> HYPERLINK "http://www.ncbi.nlm.nih.gov/pubmed/27193331 http://www.pubmedcentral.nih.gov/articlerender.fcgi?artid=PMC4872134 http://www.nature.com/articles/srep26105" \h </w:instrText>
        </w:r>
        <w:r>
          <w:fldChar w:fldCharType="separate"/>
        </w:r>
        <w:r>
          <w:rPr>
            <w:rStyle w:val="Hyperlink"/>
          </w:rPr>
          <w:t>http://www.ncbi.nlm.nih.gov/pubmed/27193331 http://www.pubmedcentral.nih.gov/articlerender.fcgi?artid=PMC4872134 http://www.nature.com/articles/srep26105</w:t>
        </w:r>
        <w:r>
          <w:rPr>
            <w:rStyle w:val="Hyperlink"/>
          </w:rPr>
          <w:fldChar w:fldCharType="end"/>
        </w:r>
      </w:ins>
    </w:p>
    <w:p w14:paraId="5516689E" w14:textId="58FF59B9" w:rsidR="00AD7651" w:rsidRDefault="005B6599">
      <w:pPr>
        <w:pStyle w:val="Bibliography"/>
      </w:pPr>
      <w:ins w:id="572" w:author="Author" w:date="2017-07-29T12:48:00Z">
        <w:r>
          <w:lastRenderedPageBreak/>
          <w:t>21.</w:t>
        </w:r>
      </w:ins>
      <w:r>
        <w:t xml:space="preserve"> Rucker G, Schwarzer G, Carpenter JR, Binder H, Schumacher M. Treatment-effect estimates adjusted for small-study effects via a limit meta-analysis. Biostatistics [Internet]. 2011 Jan;12(1):122–42. </w:t>
      </w:r>
      <w:del w:id="573" w:author="Author" w:date="2017-07-29T12:48:00Z">
        <w:r w:rsidR="00AC40E0">
          <w:delText xml:space="preserve">Available from: </w:delText>
        </w:r>
        <w:r w:rsidR="00B045B5">
          <w:fldChar w:fldCharType="begin"/>
        </w:r>
        <w:r w:rsidR="00B045B5">
          <w:delInstrText xml:space="preserve"> HYPERLINK "http://www.ncbi.nlm.nih.gov/pubmed/20656692%20https://academic.oup.com/biostatistics/article-lookup/doi/10.1093/biostatistics/kxq046" \h </w:delInstrText>
        </w:r>
        <w:r w:rsidR="00B045B5">
          <w:fldChar w:fldCharType="separate"/>
        </w:r>
        <w:r w:rsidR="00AC40E0">
          <w:rPr>
            <w:rStyle w:val="Hyperlink"/>
          </w:rPr>
          <w:delText>http://www.ncbi.nlm.nih.gov/pubmed/20656692 https://academic.oup.com/biostatistics/article-lookup/doi/10.1093/biostatistics/kxq046</w:delText>
        </w:r>
        <w:r w:rsidR="00B045B5">
          <w:rPr>
            <w:rStyle w:val="Hyperlink"/>
          </w:rPr>
          <w:fldChar w:fldCharType="end"/>
        </w:r>
      </w:del>
      <w:ins w:id="574" w:author="Author" w:date="2017-07-29T12:48:00Z">
        <w:r>
          <w:t xml:space="preserve">Available from: </w:t>
        </w:r>
        <w:r>
          <w:fldChar w:fldCharType="begin"/>
        </w:r>
        <w:r>
          <w:instrText xml:space="preserve"> HYPERLINK "http://www.ncbi.nlm.nih.gov/pubmed/20656692 https://academic.oup.com/biostatistics/article-lookup/doi/10.1093/biostatistics/kxq046" \h </w:instrText>
        </w:r>
        <w:r>
          <w:fldChar w:fldCharType="separate"/>
        </w:r>
        <w:r>
          <w:rPr>
            <w:rStyle w:val="Hyperlink"/>
          </w:rPr>
          <w:t>http://www.ncbi.nlm.nih.gov/pubmed/20656692 https://academic.oup.com/biostatistics/article-lookup/doi/10.1093/biostatistics/kxq046</w:t>
        </w:r>
        <w:r>
          <w:rPr>
            <w:rStyle w:val="Hyperlink"/>
          </w:rPr>
          <w:fldChar w:fldCharType="end"/>
        </w:r>
      </w:ins>
    </w:p>
    <w:p w14:paraId="57B862F1" w14:textId="5721F8AE" w:rsidR="00AD7651" w:rsidRDefault="005B6599">
      <w:pPr>
        <w:pStyle w:val="Bibliography"/>
        <w:rPr>
          <w:ins w:id="575" w:author="Author" w:date="2017-07-29T12:48:00Z"/>
        </w:rPr>
      </w:pPr>
      <w:moveToRangeStart w:id="576" w:author="Author" w:date="2017-07-29T12:48:00Z" w:name="move489095878"/>
      <w:moveTo w:id="577" w:author="Author" w:date="2017-07-29T12:48:00Z">
        <w:r>
          <w:t xml:space="preserve">22. </w:t>
        </w:r>
      </w:moveTo>
      <w:moveToRangeEnd w:id="576"/>
      <w:del w:id="578" w:author="Author" w:date="2017-07-29T12:48:00Z">
        <w:r w:rsidR="00AC40E0">
          <w:delText>14</w:delText>
        </w:r>
      </w:del>
      <w:ins w:id="579" w:author="Author" w:date="2017-07-29T12:48:00Z">
        <w:r>
          <w:t xml:space="preserve">Han C. Detecting invalid instruments using L 1-GMM. Economics Letters. 2008;101(3):285–7. </w:t>
        </w:r>
      </w:ins>
    </w:p>
    <w:p w14:paraId="57B8A6D1" w14:textId="77777777" w:rsidR="00AD7651" w:rsidRDefault="005B6599">
      <w:pPr>
        <w:pStyle w:val="Bibliography"/>
        <w:rPr>
          <w:ins w:id="580" w:author="Author" w:date="2017-07-29T12:48:00Z"/>
        </w:rPr>
      </w:pPr>
      <w:ins w:id="581" w:author="Author" w:date="2017-07-29T12:48:00Z">
        <w:r>
          <w:t xml:space="preserve">23. Kang H, Zhang A, </w:t>
        </w:r>
        <w:proofErr w:type="spellStart"/>
        <w:r>
          <w:t>Cai</w:t>
        </w:r>
        <w:proofErr w:type="spellEnd"/>
        <w:r>
          <w:t xml:space="preserve"> TT, Small DS. Instrumental Variables Estimation </w:t>
        </w:r>
        <w:proofErr w:type="gramStart"/>
        <w:r>
          <w:t>With</w:t>
        </w:r>
        <w:proofErr w:type="gramEnd"/>
        <w:r>
          <w:t xml:space="preserve"> Some Invalid Instruments and its Application to Mendelian Randomization. Journal of the American Statistical Association. 2016;111(513):132–44. </w:t>
        </w:r>
      </w:ins>
    </w:p>
    <w:p w14:paraId="61E49603" w14:textId="77777777" w:rsidR="00AD7651" w:rsidRDefault="005B6599">
      <w:pPr>
        <w:pStyle w:val="Bibliography"/>
      </w:pPr>
      <w:ins w:id="582" w:author="Author" w:date="2017-07-29T12:48:00Z">
        <w:r>
          <w:t>24</w:t>
        </w:r>
      </w:ins>
      <w:r>
        <w:t xml:space="preserve">. Steiger JH. Tests for comparing elements of a correlation matrix. Psychological Bulletin. 1980;87(2):245–51. </w:t>
      </w:r>
    </w:p>
    <w:p w14:paraId="45C86E06" w14:textId="77777777" w:rsidR="00AD7651" w:rsidRDefault="00AC40E0">
      <w:pPr>
        <w:pStyle w:val="Bibliography"/>
      </w:pPr>
      <w:del w:id="583" w:author="Author" w:date="2017-07-29T12:48:00Z">
        <w:r>
          <w:delText>15.</w:delText>
        </w:r>
      </w:del>
      <w:moveFromRangeStart w:id="584" w:author="Author" w:date="2017-07-29T12:48:00Z" w:name="move489095879"/>
      <w:moveFrom w:id="585" w:author="Author" w:date="2017-07-29T12:48:00Z">
        <w:r w:rsidR="005B6599">
          <w:t xml:space="preserve"> Lee SH, Wray NR. Novel genetic analysis for case-control genome-wide association studies: quantification of power and genomic prediction accuracy. PLoS One. 2013;8(8):e71494. </w:t>
        </w:r>
      </w:moveFrom>
    </w:p>
    <w:moveFromRangeEnd w:id="584"/>
    <w:p w14:paraId="195BD51F" w14:textId="3531B0DA" w:rsidR="00AD7651" w:rsidRDefault="00AC40E0">
      <w:pPr>
        <w:pStyle w:val="Bibliography"/>
        <w:rPr>
          <w:ins w:id="586" w:author="Author" w:date="2017-07-29T12:48:00Z"/>
        </w:rPr>
      </w:pPr>
      <w:del w:id="587" w:author="Author" w:date="2017-07-29T12:48:00Z">
        <w:r>
          <w:delText>16</w:delText>
        </w:r>
      </w:del>
      <w:ins w:id="588" w:author="Author" w:date="2017-07-29T12:48:00Z">
        <w:r w:rsidR="005B6599">
          <w:t xml:space="preserve">25. Corbin LJ, Richmond RC, Wade KH, Burgess S, Bowden J, Smith GD, et al. BMI as a Modifiable Risk Factor for Type 2 Diabetes: Refining and Understanding Causal Estimates Using Mendelian Randomization. Diabetes [Internet]. 2016 Oct;65(10):3002–7. Available from: </w:t>
        </w:r>
        <w:r w:rsidR="005B6599">
          <w:fldChar w:fldCharType="begin"/>
        </w:r>
        <w:r w:rsidR="005B6599">
          <w:instrText xml:space="preserve"> HYPERLINK "http://www.ncbi.nlm.nih.gov/pubmed/27402723 http://www.pubmedcentral.nih.gov/articlerender.fcgi?artid=PMC5279886" \h </w:instrText>
        </w:r>
        <w:r w:rsidR="005B6599">
          <w:fldChar w:fldCharType="separate"/>
        </w:r>
        <w:r w:rsidR="005B6599">
          <w:rPr>
            <w:rStyle w:val="Hyperlink"/>
          </w:rPr>
          <w:t>http://www.ncbi.nlm.nih.gov/pubmed/27402723 http://www.pubmedcentral.nih.gov/articlerender.fcgi?artid=PMC5279886</w:t>
        </w:r>
        <w:r w:rsidR="005B6599">
          <w:rPr>
            <w:rStyle w:val="Hyperlink"/>
          </w:rPr>
          <w:fldChar w:fldCharType="end"/>
        </w:r>
      </w:ins>
    </w:p>
    <w:p w14:paraId="730BCC8B" w14:textId="77777777" w:rsidR="00AD7651" w:rsidRDefault="005B6599">
      <w:pPr>
        <w:pStyle w:val="Bibliography"/>
        <w:rPr>
          <w:ins w:id="589" w:author="Author" w:date="2017-07-29T12:48:00Z"/>
        </w:rPr>
      </w:pPr>
      <w:ins w:id="590" w:author="Author" w:date="2017-07-29T12:48:00Z">
        <w:r>
          <w:t xml:space="preserve">26. White J, </w:t>
        </w:r>
        <w:proofErr w:type="spellStart"/>
        <w:r>
          <w:t>Sofat</w:t>
        </w:r>
        <w:proofErr w:type="spellEnd"/>
        <w:r>
          <w:t xml:space="preserve"> R, </w:t>
        </w:r>
        <w:proofErr w:type="spellStart"/>
        <w:r>
          <w:t>Hemani</w:t>
        </w:r>
        <w:proofErr w:type="spellEnd"/>
        <w:r>
          <w:t xml:space="preserve"> G, Shah T, </w:t>
        </w:r>
        <w:proofErr w:type="spellStart"/>
        <w:r>
          <w:t>Engmann</w:t>
        </w:r>
        <w:proofErr w:type="spellEnd"/>
        <w:r>
          <w:t xml:space="preserve"> J, Dale C, et al. Plasma urate concentration and risk of coronary heart disease: a Mendelian </w:t>
        </w:r>
        <w:proofErr w:type="spellStart"/>
        <w:r>
          <w:t>randomisation</w:t>
        </w:r>
        <w:proofErr w:type="spellEnd"/>
        <w:r>
          <w:t xml:space="preserve"> analysis. The Lancet Diabetes &amp; Endocrinology. 2016; </w:t>
        </w:r>
      </w:ins>
    </w:p>
    <w:p w14:paraId="26B2D8E0" w14:textId="77777777" w:rsidR="00AD7651" w:rsidRDefault="005B6599">
      <w:pPr>
        <w:pStyle w:val="Bibliography"/>
      </w:pPr>
      <w:ins w:id="591" w:author="Author" w:date="2017-07-29T12:48:00Z">
        <w:r>
          <w:t>27</w:t>
        </w:r>
      </w:ins>
      <w:r>
        <w:t xml:space="preserve">. Jordan MI, Jacobs RA. Hierarchical Mixtures of Experts and the EM Algorithm. Neural Computation [Internet]. 1994 Mar;6(2):181–214. Available from: </w:t>
      </w:r>
      <w:hyperlink r:id="rId22">
        <w:r>
          <w:rPr>
            <w:rStyle w:val="Hyperlink"/>
          </w:rPr>
          <w:t>http://www.mitpressjournals.org/doi/10.1162/neco.1994.6.2.181</w:t>
        </w:r>
      </w:hyperlink>
    </w:p>
    <w:p w14:paraId="14E713B6" w14:textId="77777777" w:rsidR="001B7121" w:rsidRDefault="00AC40E0">
      <w:pPr>
        <w:pStyle w:val="Bibliography"/>
        <w:rPr>
          <w:del w:id="592" w:author="Author" w:date="2017-07-29T12:48:00Z"/>
        </w:rPr>
      </w:pPr>
      <w:del w:id="593" w:author="Author" w:date="2017-07-29T12:48:00Z">
        <w:r>
          <w:delText>17.</w:delText>
        </w:r>
      </w:del>
      <w:ins w:id="594" w:author="Author" w:date="2017-07-29T12:48:00Z">
        <w:r w:rsidR="005B6599">
          <w:t>28</w:t>
        </w:r>
      </w:ins>
      <w:moveFromRangeStart w:id="595" w:author="Author" w:date="2017-07-29T12:48:00Z" w:name="move489095880"/>
      <w:moveFrom w:id="596" w:author="Author" w:date="2017-07-29T12:48:00Z">
        <w:r w:rsidR="005B6599">
          <w:t xml:space="preserve"> Liaw A, Wiener M. Classification and Regression by randomForest. R News [Internet]. 2002;2(3):18–22. Available from: </w:t>
        </w:r>
        <w:r w:rsidR="005B6599">
          <w:fldChar w:fldCharType="begin"/>
        </w:r>
        <w:r w:rsidR="005B6599">
          <w:instrText xml:space="preserve"> HYPERLINK "http://cran.r-project.org/doc/Rnews/" \h </w:instrText>
        </w:r>
        <w:r w:rsidR="005B6599">
          <w:fldChar w:fldCharType="separate"/>
        </w:r>
        <w:r w:rsidR="005B6599">
          <w:rPr>
            <w:rStyle w:val="Hyperlink"/>
          </w:rPr>
          <w:t>http://cran.r-project.org/doc/Rnews/</w:t>
        </w:r>
        <w:r w:rsidR="005B6599">
          <w:rPr>
            <w:rStyle w:val="Hyperlink"/>
          </w:rPr>
          <w:fldChar w:fldCharType="end"/>
        </w:r>
      </w:moveFrom>
      <w:moveFromRangeEnd w:id="595"/>
    </w:p>
    <w:p w14:paraId="3636BDE7" w14:textId="7FEBDF64" w:rsidR="00AD7651" w:rsidRDefault="00AC40E0">
      <w:pPr>
        <w:pStyle w:val="Bibliography"/>
      </w:pPr>
      <w:del w:id="597" w:author="Author" w:date="2017-07-29T12:48:00Z">
        <w:r>
          <w:delText>18</w:delText>
        </w:r>
      </w:del>
      <w:r w:rsidR="005B6599">
        <w:t xml:space="preserve">. Shin S-Y, Fauman EB, Petersen A-K, Krumsiek J, Santos R, Huang J, et al. An atlas of genetic influences on human blood metabolites. Nature genetics [Internet]. 2014 Jun;46(6):543–50. Available from: </w:t>
      </w:r>
      <w:hyperlink r:id="rId23">
        <w:r w:rsidR="005B6599">
          <w:rPr>
            <w:rStyle w:val="Hyperlink"/>
          </w:rPr>
          <w:t>http://dx.doi.org/10.1038/ng.2982</w:t>
        </w:r>
      </w:hyperlink>
    </w:p>
    <w:p w14:paraId="6D20070E" w14:textId="0FD97E1F" w:rsidR="00AD7651" w:rsidRDefault="00AC40E0">
      <w:pPr>
        <w:pStyle w:val="Bibliography"/>
      </w:pPr>
      <w:del w:id="598" w:author="Author" w:date="2017-07-29T12:48:00Z">
        <w:r>
          <w:delText>19</w:delText>
        </w:r>
      </w:del>
      <w:ins w:id="599" w:author="Author" w:date="2017-07-29T12:48:00Z">
        <w:r w:rsidR="005B6599">
          <w:t>29</w:t>
        </w:r>
      </w:ins>
      <w:r w:rsidR="005B6599">
        <w:t xml:space="preserve">. Kettunen J, Demirkan A, Wurtz P, Draisma HHM, Haller T, Rawal R, et al. Genome-wide study for circulating metabolites identifies 62 loci and reveals novel systemic effects of LPA. Nat Commun [Internet]. 2016 Mar;7. </w:t>
      </w:r>
      <w:del w:id="600" w:author="Author" w:date="2017-07-29T12:48:00Z">
        <w:r>
          <w:delText xml:space="preserve">Available from: </w:delText>
        </w:r>
        <w:r w:rsidR="00B045B5">
          <w:fldChar w:fldCharType="begin"/>
        </w:r>
        <w:r w:rsidR="00B045B5">
          <w:delInstrText xml:space="preserve"> HYPERLINK "http://dx.doi.org/10.1038/ncomms11122%20http://10.0.4.14/ncomms11122" \h </w:delInstrText>
        </w:r>
        <w:r w:rsidR="00B045B5">
          <w:fldChar w:fldCharType="separate"/>
        </w:r>
        <w:r>
          <w:rPr>
            <w:rStyle w:val="Hyperlink"/>
          </w:rPr>
          <w:delText>http://dx.doi.org/10.1038/ncomms11122 http://10.0.4.14/ncomms11122</w:delText>
        </w:r>
        <w:r w:rsidR="00B045B5">
          <w:rPr>
            <w:rStyle w:val="Hyperlink"/>
          </w:rPr>
          <w:fldChar w:fldCharType="end"/>
        </w:r>
      </w:del>
      <w:ins w:id="601" w:author="Author" w:date="2017-07-29T12:48:00Z">
        <w:r w:rsidR="005B6599">
          <w:t xml:space="preserve">Available from: </w:t>
        </w:r>
        <w:r w:rsidR="005B6599">
          <w:fldChar w:fldCharType="begin"/>
        </w:r>
        <w:r w:rsidR="005B6599">
          <w:instrText xml:space="preserve"> HYPERLINK "http://dx.doi.org/10.1038/ncomms11122 http://10.0.4.14/ncomms11122" \h </w:instrText>
        </w:r>
        <w:r w:rsidR="005B6599">
          <w:fldChar w:fldCharType="separate"/>
        </w:r>
        <w:r w:rsidR="005B6599">
          <w:rPr>
            <w:rStyle w:val="Hyperlink"/>
          </w:rPr>
          <w:t>http://dx.doi.org/10.1038/ncomms11122 http://10.0.4.14/ncomms11122</w:t>
        </w:r>
        <w:r w:rsidR="005B6599">
          <w:rPr>
            <w:rStyle w:val="Hyperlink"/>
          </w:rPr>
          <w:fldChar w:fldCharType="end"/>
        </w:r>
      </w:ins>
    </w:p>
    <w:p w14:paraId="00BB9083" w14:textId="25C81B11" w:rsidR="00AD7651" w:rsidRDefault="00AC40E0">
      <w:pPr>
        <w:pStyle w:val="Bibliography"/>
      </w:pPr>
      <w:del w:id="602" w:author="Author" w:date="2017-07-29T12:48:00Z">
        <w:r>
          <w:delText>20</w:delText>
        </w:r>
      </w:del>
      <w:ins w:id="603" w:author="Author" w:date="2017-07-29T12:48:00Z">
        <w:r w:rsidR="005B6599">
          <w:t>30</w:t>
        </w:r>
      </w:ins>
      <w:r w:rsidR="005B6599">
        <w:t xml:space="preserve">. Sun BB, Maranville JC, Peters JE, Stacey D, Staley JR, Blackshaw J, et al. Consequences </w:t>
      </w:r>
      <w:proofErr w:type="gramStart"/>
      <w:r w:rsidR="005B6599">
        <w:t>Of</w:t>
      </w:r>
      <w:proofErr w:type="gramEnd"/>
      <w:r w:rsidR="005B6599">
        <w:t xml:space="preserve"> Natural Perturbations In The Human Plasma Proteome. bioRxiv [Internet]. 2017; Available from: </w:t>
      </w:r>
      <w:hyperlink r:id="rId24">
        <w:r w:rsidR="005B6599">
          <w:rPr>
            <w:rStyle w:val="Hyperlink"/>
          </w:rPr>
          <w:t>http://biorxiv.org/content/early/2017/05/05/134551</w:t>
        </w:r>
      </w:hyperlink>
    </w:p>
    <w:p w14:paraId="36A39EC6" w14:textId="08C330AC" w:rsidR="00AD7651" w:rsidRDefault="00AC40E0">
      <w:pPr>
        <w:pStyle w:val="Bibliography"/>
        <w:rPr>
          <w:ins w:id="604" w:author="Author" w:date="2017-07-29T12:48:00Z"/>
        </w:rPr>
      </w:pPr>
      <w:del w:id="605" w:author="Author" w:date="2017-07-29T12:48:00Z">
        <w:r>
          <w:delText>21</w:delText>
        </w:r>
      </w:del>
      <w:ins w:id="606" w:author="Author" w:date="2017-07-29T12:48:00Z">
        <w:r w:rsidR="005B6599">
          <w:t xml:space="preserve">31. </w:t>
        </w:r>
        <w:proofErr w:type="spellStart"/>
        <w:r w:rsidR="005B6599">
          <w:t>Willer</w:t>
        </w:r>
        <w:proofErr w:type="spellEnd"/>
        <w:r w:rsidR="005B6599">
          <w:t xml:space="preserve"> CJ, Schmidt EM, </w:t>
        </w:r>
        <w:proofErr w:type="spellStart"/>
        <w:r w:rsidR="005B6599">
          <w:t>Sengupta</w:t>
        </w:r>
        <w:proofErr w:type="spellEnd"/>
        <w:r w:rsidR="005B6599">
          <w:t xml:space="preserve"> S, </w:t>
        </w:r>
        <w:proofErr w:type="spellStart"/>
        <w:r w:rsidR="005B6599">
          <w:t>Peloso</w:t>
        </w:r>
        <w:proofErr w:type="spellEnd"/>
        <w:r w:rsidR="005B6599">
          <w:t xml:space="preserve"> GM, </w:t>
        </w:r>
        <w:proofErr w:type="spellStart"/>
        <w:r w:rsidR="005B6599">
          <w:t>Gustafsson</w:t>
        </w:r>
        <w:proofErr w:type="spellEnd"/>
        <w:r w:rsidR="005B6599">
          <w:t xml:space="preserve"> S, </w:t>
        </w:r>
        <w:proofErr w:type="spellStart"/>
        <w:r w:rsidR="005B6599">
          <w:t>Kanoni</w:t>
        </w:r>
        <w:proofErr w:type="spellEnd"/>
        <w:r w:rsidR="005B6599">
          <w:t xml:space="preserve"> S, et al. Discovery and refinement of loci associated with lipid levels. Nature Genetics [Internet]. 2013;45(11):1274–83. Available from: </w:t>
        </w:r>
        <w:r w:rsidR="005B6599">
          <w:fldChar w:fldCharType="begin"/>
        </w:r>
        <w:r w:rsidR="005B6599">
          <w:instrText xml:space="preserve"> HYPERLINK "http://www.nature.com/doifinder/10.1038/ng.2797" \h </w:instrText>
        </w:r>
        <w:r w:rsidR="005B6599">
          <w:fldChar w:fldCharType="separate"/>
        </w:r>
        <w:r w:rsidR="005B6599">
          <w:rPr>
            <w:rStyle w:val="Hyperlink"/>
          </w:rPr>
          <w:t>http://www.nature.com/doifinder/10.1038/ng.2797</w:t>
        </w:r>
        <w:r w:rsidR="005B6599">
          <w:rPr>
            <w:rStyle w:val="Hyperlink"/>
          </w:rPr>
          <w:fldChar w:fldCharType="end"/>
        </w:r>
      </w:ins>
    </w:p>
    <w:p w14:paraId="3E0ED9B6" w14:textId="432EF3A0" w:rsidR="00AD7651" w:rsidRDefault="005B6599">
      <w:pPr>
        <w:pStyle w:val="Bibliography"/>
      </w:pPr>
      <w:ins w:id="607" w:author="Author" w:date="2017-07-29T12:48:00Z">
        <w:r>
          <w:t>32</w:t>
        </w:r>
      </w:ins>
      <w:r>
        <w:t xml:space="preserve">. Okbay A, Beauchamp JP, Fontana MA, Lee JJ, Pers TH, Rietveld CA, et al. Genome-wide association study identifies 74 loci associated with educational attainment. Nature </w:t>
      </w:r>
      <w:r>
        <w:lastRenderedPageBreak/>
        <w:t xml:space="preserve">[Internet]. 2016 May;533(7604):539–42. </w:t>
      </w:r>
      <w:del w:id="608" w:author="Author" w:date="2017-07-29T12:48:00Z">
        <w:r w:rsidR="00AC40E0">
          <w:delText xml:space="preserve">Available from: </w:delText>
        </w:r>
        <w:r w:rsidR="00B045B5">
          <w:fldChar w:fldCharType="begin"/>
        </w:r>
        <w:r w:rsidR="00B045B5">
          <w:delInstrText xml:space="preserve"> HYPERLINK "http://www.ncbi.nlm.nih.gov/pubmed/27225129%20http://www.pubmedcentral.nih.gov/articlerender.fcgi?artid=PMC4883595%20http://www.nature.com/doifinder/10.1038/nature17671" \h </w:delInstrText>
        </w:r>
        <w:r w:rsidR="00B045B5">
          <w:fldChar w:fldCharType="separate"/>
        </w:r>
        <w:r w:rsidR="00AC40E0">
          <w:rPr>
            <w:rStyle w:val="Hyperlink"/>
          </w:rPr>
          <w:delText>http://www.ncbi.nlm.nih.gov/pubmed/27225129 http://www.pubmedcentral.nih.gov/articlerender.fcgi?artid=PMC4883595 http://www.nature.com/doifinder/10.1038/nature17671</w:delText>
        </w:r>
        <w:r w:rsidR="00B045B5">
          <w:rPr>
            <w:rStyle w:val="Hyperlink"/>
          </w:rPr>
          <w:fldChar w:fldCharType="end"/>
        </w:r>
      </w:del>
      <w:ins w:id="609" w:author="Author" w:date="2017-07-29T12:48:00Z">
        <w:r>
          <w:t xml:space="preserve">Available from: </w:t>
        </w:r>
        <w:r>
          <w:fldChar w:fldCharType="begin"/>
        </w:r>
        <w:r>
          <w:instrText xml:space="preserve"> HYPERLINK "http://www.ncbi.nlm.nih.gov/pubmed/27225129 http://www.pubmedcentral.nih.gov/articlerender.fcgi?artid=PMC4883595 http://www.nature.com/doifinder/10.1038/nature17671" \h </w:instrText>
        </w:r>
        <w:r>
          <w:fldChar w:fldCharType="separate"/>
        </w:r>
        <w:r>
          <w:rPr>
            <w:rStyle w:val="Hyperlink"/>
          </w:rPr>
          <w:t>http://www.ncbi.nlm.nih.gov/pubmed/27225129 http://www.pubmedcentral.nih.gov/articlerender.fcgi?artid=PMC4883595 http://www.nature.com/doifinder/10.1038/nature17671</w:t>
        </w:r>
        <w:r>
          <w:rPr>
            <w:rStyle w:val="Hyperlink"/>
          </w:rPr>
          <w:fldChar w:fldCharType="end"/>
        </w:r>
      </w:ins>
    </w:p>
    <w:p w14:paraId="5AC300DE" w14:textId="77777777" w:rsidR="00AD7651" w:rsidRDefault="005B6599">
      <w:pPr>
        <w:pStyle w:val="Bibliography"/>
        <w:rPr>
          <w:ins w:id="610" w:author="Author" w:date="2017-07-29T12:48:00Z"/>
        </w:rPr>
      </w:pPr>
      <w:ins w:id="611" w:author="Author" w:date="2017-07-29T12:48:00Z">
        <w:r>
          <w:t xml:space="preserve">33. Anderson E, Wade KH, </w:t>
        </w:r>
        <w:proofErr w:type="spellStart"/>
        <w:r>
          <w:t>Hemani</w:t>
        </w:r>
        <w:proofErr w:type="spellEnd"/>
        <w:r>
          <w:t xml:space="preserve"> G, Bowden J, </w:t>
        </w:r>
        <w:proofErr w:type="spellStart"/>
        <w:r>
          <w:t>Korologou</w:t>
        </w:r>
        <w:proofErr w:type="spellEnd"/>
        <w:r>
          <w:t xml:space="preserve">-Linden R, Davey Smith G, et al. The Causal Effect </w:t>
        </w:r>
        <w:proofErr w:type="gramStart"/>
        <w:r>
          <w:t>Of</w:t>
        </w:r>
        <w:proofErr w:type="gramEnd"/>
        <w:r>
          <w:t xml:space="preserve"> Educational Attainment On Alzheimer’s Disease: A Two-Sample Mendelian Randomization Study. </w:t>
        </w:r>
        <w:proofErr w:type="spellStart"/>
        <w:r>
          <w:t>bioRxiv</w:t>
        </w:r>
        <w:proofErr w:type="spellEnd"/>
        <w:r>
          <w:t xml:space="preserve"> [Internet]. 2017; Available from: </w:t>
        </w:r>
        <w:r>
          <w:fldChar w:fldCharType="begin"/>
        </w:r>
        <w:r>
          <w:instrText xml:space="preserve"> HYPERLINK "http://www.biorxiv.org/content/early/2017/04/17/127993" \h </w:instrText>
        </w:r>
        <w:r>
          <w:fldChar w:fldCharType="separate"/>
        </w:r>
        <w:r>
          <w:rPr>
            <w:rStyle w:val="Hyperlink"/>
          </w:rPr>
          <w:t>http://www.biorxiv.org/content/early/2017/04/17/127993</w:t>
        </w:r>
        <w:r>
          <w:rPr>
            <w:rStyle w:val="Hyperlink"/>
          </w:rPr>
          <w:fldChar w:fldCharType="end"/>
        </w:r>
      </w:ins>
    </w:p>
    <w:p w14:paraId="0605381E" w14:textId="77777777" w:rsidR="00AD7651" w:rsidRDefault="005B6599">
      <w:pPr>
        <w:pStyle w:val="Bibliography"/>
        <w:rPr>
          <w:ins w:id="612" w:author="Author" w:date="2017-07-29T12:48:00Z"/>
        </w:rPr>
      </w:pPr>
      <w:ins w:id="613" w:author="Author" w:date="2017-07-29T12:48:00Z">
        <w:r>
          <w:t xml:space="preserve">34. </w:t>
        </w:r>
        <w:proofErr w:type="spellStart"/>
        <w:r>
          <w:t>Kotthoff</w:t>
        </w:r>
        <w:proofErr w:type="spellEnd"/>
        <w:r>
          <w:t xml:space="preserve"> L, Thornton C, </w:t>
        </w:r>
        <w:proofErr w:type="spellStart"/>
        <w:r>
          <w:t>Hoos</w:t>
        </w:r>
        <w:proofErr w:type="spellEnd"/>
        <w:r>
          <w:t xml:space="preserve"> HH, </w:t>
        </w:r>
        <w:proofErr w:type="spellStart"/>
        <w:r>
          <w:t>Hutter</w:t>
        </w:r>
        <w:proofErr w:type="spellEnd"/>
        <w:r>
          <w:t xml:space="preserve"> F, </w:t>
        </w:r>
        <w:proofErr w:type="spellStart"/>
        <w:r>
          <w:t>Leyton</w:t>
        </w:r>
        <w:proofErr w:type="spellEnd"/>
        <w:r>
          <w:t xml:space="preserve">-Brown K. Auto-WEKA 2.0: Automatic model selection and </w:t>
        </w:r>
        <w:proofErr w:type="spellStart"/>
        <w:r>
          <w:t>hyperparameter</w:t>
        </w:r>
        <w:proofErr w:type="spellEnd"/>
        <w:r>
          <w:t xml:space="preserve"> optimization in WEKA. Journal of Machine Learning Research. </w:t>
        </w:r>
        <w:proofErr w:type="gramStart"/>
        <w:r>
          <w:t>2016;17:1</w:t>
        </w:r>
        <w:proofErr w:type="gramEnd"/>
        <w:r>
          <w:t xml:space="preserve">–5. </w:t>
        </w:r>
      </w:ins>
    </w:p>
    <w:p w14:paraId="266A38EB" w14:textId="77777777" w:rsidR="001B7121" w:rsidRDefault="005B6599">
      <w:pPr>
        <w:pStyle w:val="Bibliography"/>
        <w:rPr>
          <w:del w:id="614" w:author="Author" w:date="2017-07-29T12:48:00Z"/>
        </w:rPr>
      </w:pPr>
      <w:ins w:id="615" w:author="Author" w:date="2017-07-29T12:48:00Z">
        <w:r>
          <w:t>35</w:t>
        </w:r>
      </w:ins>
      <w:moveFromRangeStart w:id="616" w:author="Author" w:date="2017-07-29T12:48:00Z" w:name="move489095878"/>
      <w:moveFrom w:id="617" w:author="Author" w:date="2017-07-29T12:48:00Z">
        <w:r>
          <w:t xml:space="preserve">22. </w:t>
        </w:r>
      </w:moveFrom>
      <w:moveFromRangeEnd w:id="616"/>
      <w:del w:id="618" w:author="Author" w:date="2017-07-29T12:48:00Z">
        <w:r w:rsidR="00AC40E0">
          <w:delText xml:space="preserve">Hemani G, Zheng J, Wade KH, Laurin C, Elsworth B, Burgess S, et al. MR-Base: a platform for systematic causal inference across the phenome using billions of genetic associations. bioRxiv. 2016;78972. </w:delText>
        </w:r>
      </w:del>
    </w:p>
    <w:p w14:paraId="114686DB" w14:textId="541667B6" w:rsidR="00AD7651" w:rsidRDefault="00AC40E0">
      <w:pPr>
        <w:pStyle w:val="Bibliography"/>
      </w:pPr>
      <w:del w:id="619" w:author="Author" w:date="2017-07-29T12:48:00Z">
        <w:r>
          <w:delText>23</w:delText>
        </w:r>
      </w:del>
      <w:r w:rsidR="005B6599">
        <w:t xml:space="preserve">. Zhu Z, Zhang F, Hu H, Bakshi A, Robinson MR, Powell JE, et al. Integration of summary data from GWAS and eQTL studies predicts complex trait gene targets. Nature Genetics [Internet]. 2016 Mar;48(5):481–7. Available from: </w:t>
      </w:r>
      <w:hyperlink r:id="rId25">
        <w:r w:rsidR="005B6599">
          <w:rPr>
            <w:rStyle w:val="Hyperlink"/>
          </w:rPr>
          <w:t>http://www.nature.com/doifinder/10.1038/ng.3538</w:t>
        </w:r>
      </w:hyperlink>
    </w:p>
    <w:p w14:paraId="59B03CA0" w14:textId="7A9590DF" w:rsidR="00AD7651" w:rsidRDefault="00AC40E0">
      <w:pPr>
        <w:pStyle w:val="Bibliography"/>
      </w:pPr>
      <w:del w:id="620" w:author="Author" w:date="2017-07-29T12:48:00Z">
        <w:r>
          <w:delText>24</w:delText>
        </w:r>
      </w:del>
      <w:ins w:id="621" w:author="Author" w:date="2017-07-29T12:48:00Z">
        <w:r w:rsidR="005B6599">
          <w:t>36</w:t>
        </w:r>
      </w:ins>
      <w:r w:rsidR="005B6599">
        <w:t xml:space="preserve">. Richardson TG, Zheng J, Davey Smith G, Timpson NJ, Gaunt TR, Relton CL, et al. Causal epigenome-wide association study identifies CpG sites that influence cardiovascular disease risk. bioRxiv [Internet]. 2017; Available from: </w:t>
      </w:r>
      <w:hyperlink r:id="rId26">
        <w:r w:rsidR="005B6599">
          <w:rPr>
            <w:rStyle w:val="Hyperlink"/>
          </w:rPr>
          <w:t>http://biorxiv.org/content/early/2017/04/29/132019</w:t>
        </w:r>
      </w:hyperlink>
    </w:p>
    <w:p w14:paraId="5912A163" w14:textId="56E3C075" w:rsidR="00AD7651" w:rsidRDefault="00AC40E0">
      <w:pPr>
        <w:pStyle w:val="Bibliography"/>
        <w:rPr>
          <w:ins w:id="622" w:author="Author" w:date="2017-07-29T12:48:00Z"/>
        </w:rPr>
      </w:pPr>
      <w:del w:id="623" w:author="Author" w:date="2017-07-29T12:48:00Z">
        <w:r>
          <w:delText>25</w:delText>
        </w:r>
      </w:del>
      <w:ins w:id="624" w:author="Author" w:date="2017-07-29T12:48:00Z">
        <w:r w:rsidR="005B6599">
          <w:t xml:space="preserve">37. Wang L, </w:t>
        </w:r>
        <w:proofErr w:type="spellStart"/>
        <w:r w:rsidR="005B6599">
          <w:t>Michoel</w:t>
        </w:r>
        <w:proofErr w:type="spellEnd"/>
        <w:r w:rsidR="005B6599">
          <w:t xml:space="preserve"> T. Efficient </w:t>
        </w:r>
        <w:proofErr w:type="gramStart"/>
        <w:r w:rsidR="005B6599">
          <w:t>And</w:t>
        </w:r>
        <w:proofErr w:type="gramEnd"/>
        <w:r w:rsidR="005B6599">
          <w:t xml:space="preserve"> Accurate Causal Inference With Hidden Confounders From Genome-Transcriptome Variation Data. </w:t>
        </w:r>
        <w:proofErr w:type="spellStart"/>
        <w:r w:rsidR="005B6599">
          <w:t>bioRxiv</w:t>
        </w:r>
        <w:proofErr w:type="spellEnd"/>
        <w:r w:rsidR="005B6599">
          <w:t xml:space="preserve"> [Internet]. 2017; Available from: </w:t>
        </w:r>
        <w:r w:rsidR="005B6599">
          <w:fldChar w:fldCharType="begin"/>
        </w:r>
        <w:r w:rsidR="005B6599">
          <w:instrText xml:space="preserve"> HYPERLINK "http://www.biorxiv.org/content/early/2017/04/19/128496" \h </w:instrText>
        </w:r>
        <w:r w:rsidR="005B6599">
          <w:fldChar w:fldCharType="separate"/>
        </w:r>
        <w:r w:rsidR="005B6599">
          <w:rPr>
            <w:rStyle w:val="Hyperlink"/>
          </w:rPr>
          <w:t>http://www.biorxiv.org/content/early/2017/04/19/128496</w:t>
        </w:r>
        <w:r w:rsidR="005B6599">
          <w:rPr>
            <w:rStyle w:val="Hyperlink"/>
          </w:rPr>
          <w:fldChar w:fldCharType="end"/>
        </w:r>
      </w:ins>
    </w:p>
    <w:p w14:paraId="3AC635F2" w14:textId="77777777" w:rsidR="00AD7651" w:rsidRDefault="005B6599">
      <w:pPr>
        <w:pStyle w:val="Bibliography"/>
      </w:pPr>
      <w:ins w:id="625" w:author="Author" w:date="2017-07-29T12:48:00Z">
        <w:r>
          <w:t>38</w:t>
        </w:r>
      </w:ins>
      <w:r>
        <w:t xml:space="preserve">. Noyce AJ, Kia DA, Hemani G, Nicolas A, Price TR, De Pablo-Fernandez E, et al. Estimating the causal influence of body mass index on risk of Parkinson disease: A Mendelian randomisation study. Brayne C, editor. PLOS Medicine [Internet]. 2017 Jun;14(6):e1002314. Available from: </w:t>
      </w:r>
      <w:hyperlink r:id="rId27">
        <w:r>
          <w:rPr>
            <w:rStyle w:val="Hyperlink"/>
          </w:rPr>
          <w:t>http://dx.plos.org/10.1371/journal.pmed.1002314</w:t>
        </w:r>
      </w:hyperlink>
    </w:p>
    <w:p w14:paraId="61105CBA" w14:textId="7A5B35AC" w:rsidR="00AD7651" w:rsidRDefault="00AC40E0">
      <w:pPr>
        <w:pStyle w:val="Bibliography"/>
        <w:rPr>
          <w:ins w:id="626" w:author="Author" w:date="2017-07-29T12:48:00Z"/>
        </w:rPr>
      </w:pPr>
      <w:del w:id="627" w:author="Author" w:date="2017-07-29T12:48:00Z">
        <w:r>
          <w:delText>26</w:delText>
        </w:r>
      </w:del>
      <w:ins w:id="628" w:author="Author" w:date="2017-07-29T12:48:00Z">
        <w:r w:rsidR="005B6599">
          <w:t>39</w:t>
        </w:r>
      </w:ins>
      <w:r w:rsidR="005B6599">
        <w:t xml:space="preserve">. Burgess S, Freitag DF, Khan H, Gorman DN, Thompson SG. Using multivariable Mendelian randomization to disentangle the causal effects of lipid fractions. PloS one [Internet]. 2014 Jan;9(10):e108891. Available from: </w:t>
      </w:r>
      <w:hyperlink r:id="rId28">
        <w:r w:rsidR="005B6599">
          <w:rPr>
            <w:rStyle w:val="Hyperlink"/>
          </w:rPr>
          <w:t>http://journals.plos.org/plosone/article?id=10.1371/journal.pone.0108891</w:t>
        </w:r>
      </w:hyperlink>
    </w:p>
    <w:p w14:paraId="4BC24747" w14:textId="77777777" w:rsidR="00AD7651" w:rsidRDefault="005B6599">
      <w:pPr>
        <w:pStyle w:val="Bibliography"/>
        <w:rPr>
          <w:ins w:id="629" w:author="Author" w:date="2017-07-29T12:48:00Z"/>
        </w:rPr>
      </w:pPr>
      <w:ins w:id="630" w:author="Author" w:date="2017-07-29T12:48:00Z">
        <w:r>
          <w:t xml:space="preserve">40. Staley JR, </w:t>
        </w:r>
        <w:proofErr w:type="spellStart"/>
        <w:r>
          <w:t>Blackshaw</w:t>
        </w:r>
        <w:proofErr w:type="spellEnd"/>
        <w:r>
          <w:t xml:space="preserve"> J, </w:t>
        </w:r>
        <w:proofErr w:type="spellStart"/>
        <w:r>
          <w:t>Kamat</w:t>
        </w:r>
        <w:proofErr w:type="spellEnd"/>
        <w:r>
          <w:t xml:space="preserve"> MA, Ellis S, </w:t>
        </w:r>
        <w:proofErr w:type="spellStart"/>
        <w:r>
          <w:t>Surendran</w:t>
        </w:r>
        <w:proofErr w:type="spellEnd"/>
        <w:r>
          <w:t xml:space="preserve"> P, Sun BB, et al. </w:t>
        </w:r>
        <w:proofErr w:type="spellStart"/>
        <w:r>
          <w:t>PhenoScanner</w:t>
        </w:r>
        <w:proofErr w:type="spellEnd"/>
        <w:r>
          <w:t xml:space="preserve">: a database of human genotype–phenotype associations. Bioinformatics [Internet]. 2016 Oct;32(20):3207–9. Available from: </w:t>
        </w:r>
        <w:r>
          <w:fldChar w:fldCharType="begin"/>
        </w:r>
        <w:r>
          <w:instrText xml:space="preserve"> HYPERLINK "http://www.ncbi.nlm.nih.gov/pubmed/27318201 http://www.pubmedcentral.nih.gov/articlerender.fcgi?artid=PMC5048068 https://academic.oup.com/bioinformatics/article-lookup/doi/10.1093/bioinformatics/btw373" \h </w:instrText>
        </w:r>
        <w:r>
          <w:fldChar w:fldCharType="separate"/>
        </w:r>
        <w:r>
          <w:rPr>
            <w:rStyle w:val="Hyperlink"/>
          </w:rPr>
          <w:t>http://www.ncbi.nlm.nih.gov/pubmed/27318201 http://www.pubmedcentral.nih.gov/articlerender.fcgi?artid=PMC5048068 https://academic.oup.com/bioinformatics/article-lookup/doi/10.1093/bioinformatics/btw373</w:t>
        </w:r>
        <w:r>
          <w:rPr>
            <w:rStyle w:val="Hyperlink"/>
          </w:rPr>
          <w:fldChar w:fldCharType="end"/>
        </w:r>
      </w:ins>
    </w:p>
    <w:p w14:paraId="7735445C" w14:textId="77777777" w:rsidR="00AD7651" w:rsidRDefault="005B6599">
      <w:pPr>
        <w:pStyle w:val="Bibliography"/>
      </w:pPr>
      <w:ins w:id="631" w:author="Author" w:date="2017-07-29T12:48:00Z">
        <w:r>
          <w:t>41.</w:t>
        </w:r>
      </w:ins>
      <w:moveToRangeStart w:id="632" w:author="Author" w:date="2017-07-29T12:48:00Z" w:name="move489095879"/>
      <w:moveTo w:id="633" w:author="Author" w:date="2017-07-29T12:48:00Z">
        <w:r>
          <w:t xml:space="preserve"> Lee SH, Wray NR. Novel genetic analysis for case-control genome-wide association studies: quantification of power and genomic prediction accuracy. </w:t>
        </w:r>
        <w:proofErr w:type="spellStart"/>
        <w:r>
          <w:t>PLoS</w:t>
        </w:r>
        <w:proofErr w:type="spellEnd"/>
        <w:r>
          <w:t xml:space="preserve"> One. 2013;8(8</w:t>
        </w:r>
        <w:proofErr w:type="gramStart"/>
        <w:r>
          <w:t>):e</w:t>
        </w:r>
        <w:proofErr w:type="gramEnd"/>
        <w:r>
          <w:t xml:space="preserve">71494. </w:t>
        </w:r>
      </w:moveTo>
    </w:p>
    <w:moveToRangeEnd w:id="632"/>
    <w:p w14:paraId="518C67E5" w14:textId="77777777" w:rsidR="00AD7651" w:rsidRDefault="005B6599">
      <w:pPr>
        <w:pStyle w:val="Bibliography"/>
        <w:rPr>
          <w:ins w:id="634" w:author="Author" w:date="2017-07-29T12:48:00Z"/>
        </w:rPr>
      </w:pPr>
      <w:ins w:id="635" w:author="Author" w:date="2017-07-29T12:48:00Z">
        <w:r>
          <w:lastRenderedPageBreak/>
          <w:t xml:space="preserve">42. </w:t>
        </w:r>
        <w:proofErr w:type="spellStart"/>
        <w:r>
          <w:t>Brazdil</w:t>
        </w:r>
        <w:proofErr w:type="spellEnd"/>
        <w:r>
          <w:t xml:space="preserve"> P, Carrier CG, </w:t>
        </w:r>
        <w:proofErr w:type="spellStart"/>
        <w:r>
          <w:t>Soares</w:t>
        </w:r>
        <w:proofErr w:type="spellEnd"/>
        <w:r>
          <w:t xml:space="preserve"> C, </w:t>
        </w:r>
        <w:proofErr w:type="spellStart"/>
        <w:r>
          <w:t>Vilalta</w:t>
        </w:r>
        <w:proofErr w:type="spellEnd"/>
        <w:r>
          <w:t xml:space="preserve"> R. </w:t>
        </w:r>
        <w:proofErr w:type="spellStart"/>
        <w:r>
          <w:t>Metalearning</w:t>
        </w:r>
        <w:proofErr w:type="spellEnd"/>
        <w:r>
          <w:t xml:space="preserve">: Applications to data mining. Springer Science &amp; Business Media; 2008. </w:t>
        </w:r>
      </w:ins>
    </w:p>
    <w:p w14:paraId="127A9A61" w14:textId="77777777" w:rsidR="00AD7651" w:rsidRDefault="005B6599">
      <w:pPr>
        <w:pStyle w:val="Bibliography"/>
        <w:rPr>
          <w:ins w:id="636" w:author="Author" w:date="2017-07-29T12:48:00Z"/>
        </w:rPr>
      </w:pPr>
      <w:ins w:id="637" w:author="Author" w:date="2017-07-29T12:48:00Z">
        <w:r>
          <w:t xml:space="preserve">43. Smith-Miles KA. Cross-disciplinary perspectives on meta-learning for algorithm selection. ACM Computing Surveys (CSUR). 2009;41(1):6. </w:t>
        </w:r>
      </w:ins>
    </w:p>
    <w:p w14:paraId="04813B15" w14:textId="77777777" w:rsidR="00AD7651" w:rsidRDefault="005B6599">
      <w:pPr>
        <w:pStyle w:val="Bibliography"/>
        <w:rPr>
          <w:ins w:id="638" w:author="Author" w:date="2017-07-29T12:48:00Z"/>
        </w:rPr>
      </w:pPr>
      <w:ins w:id="639" w:author="Author" w:date="2017-07-29T12:48:00Z">
        <w:r>
          <w:t xml:space="preserve">44. Lemke C, </w:t>
        </w:r>
        <w:proofErr w:type="spellStart"/>
        <w:r>
          <w:t>Budka</w:t>
        </w:r>
        <w:proofErr w:type="spellEnd"/>
        <w:r>
          <w:t xml:space="preserve"> M, </w:t>
        </w:r>
        <w:proofErr w:type="spellStart"/>
        <w:r>
          <w:t>Gabrys</w:t>
        </w:r>
        <w:proofErr w:type="spellEnd"/>
        <w:r>
          <w:t xml:space="preserve"> B. </w:t>
        </w:r>
        <w:proofErr w:type="spellStart"/>
        <w:r>
          <w:t>Metalearning</w:t>
        </w:r>
        <w:proofErr w:type="spellEnd"/>
        <w:r>
          <w:t xml:space="preserve">: a survey of trends and technologies. Artificial intelligence review. 2015;44(1):117–30. </w:t>
        </w:r>
      </w:ins>
    </w:p>
    <w:p w14:paraId="6CC43ED0" w14:textId="77777777" w:rsidR="00AD7651" w:rsidRDefault="005B6599">
      <w:pPr>
        <w:pStyle w:val="Bibliography"/>
      </w:pPr>
      <w:ins w:id="640" w:author="Author" w:date="2017-07-29T12:48:00Z">
        <w:r>
          <w:t>45.</w:t>
        </w:r>
      </w:ins>
      <w:moveToRangeStart w:id="641" w:author="Author" w:date="2017-07-29T12:48:00Z" w:name="move489095880"/>
      <w:moveTo w:id="642" w:author="Author" w:date="2017-07-29T12:48:00Z">
        <w:r>
          <w:t xml:space="preserve"> </w:t>
        </w:r>
        <w:proofErr w:type="spellStart"/>
        <w:r>
          <w:t>Liaw</w:t>
        </w:r>
        <w:proofErr w:type="spellEnd"/>
        <w:r>
          <w:t xml:space="preserve"> A, Wiener M. Classification and Regression by </w:t>
        </w:r>
        <w:proofErr w:type="spellStart"/>
        <w:r>
          <w:t>randomForest</w:t>
        </w:r>
        <w:proofErr w:type="spellEnd"/>
        <w:r>
          <w:t xml:space="preserve">. R News [Internet]. 2002;2(3):18–22. Available from: </w:t>
        </w:r>
        <w:r>
          <w:fldChar w:fldCharType="begin"/>
        </w:r>
        <w:r>
          <w:instrText xml:space="preserve"> HYPERLINK "http://cran.r-project.org/doc/Rnews/" \h </w:instrText>
        </w:r>
        <w:r>
          <w:fldChar w:fldCharType="separate"/>
        </w:r>
        <w:r>
          <w:rPr>
            <w:rStyle w:val="Hyperlink"/>
          </w:rPr>
          <w:t>http://cran.r-project.org/doc/Rnews/</w:t>
        </w:r>
        <w:r>
          <w:rPr>
            <w:rStyle w:val="Hyperlink"/>
          </w:rPr>
          <w:fldChar w:fldCharType="end"/>
        </w:r>
      </w:moveTo>
      <w:moveToRangeEnd w:id="641"/>
    </w:p>
    <w:sectPr w:rsidR="00AD7651">
      <w:headerReference w:type="default" r:id="rId29"/>
      <w:footerReference w:type="default" r:id="rId30"/>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3" w:author="Tom Gaunt" w:date="2017-07-07T15:55:00Z" w:initials="TG">
    <w:p w14:paraId="51FAF427" w14:textId="77777777" w:rsidR="005B6599" w:rsidRDefault="005B6599">
      <w:pPr>
        <w:pStyle w:val="CommentText"/>
      </w:pPr>
      <w:r>
        <w:rPr>
          <w:rStyle w:val="CommentReference"/>
        </w:rPr>
        <w:annotationRef/>
      </w:r>
      <w:r>
        <w:t>I’ve tried to reword this, because it appeared to imply that the approach would beat existing approaches, but since it “only” selects the best existing approach it can’t beat it. The point is that this automated approach is better than picking one method for everything (and clearly more efficient than manually selecting a method for each scenario!)</w:t>
      </w:r>
    </w:p>
  </w:comment>
  <w:comment w:id="21" w:author="GDS" w:date="2017-07-06T09:24:00Z" w:initials="GDS">
    <w:p w14:paraId="1A2881B2" w14:textId="77777777" w:rsidR="005B6599" w:rsidRDefault="005B6599">
      <w:pPr>
        <w:pStyle w:val="CommentText"/>
      </w:pPr>
      <w:r>
        <w:rPr>
          <w:rStyle w:val="CommentReference"/>
        </w:rPr>
        <w:annotationRef/>
      </w:r>
      <w:r>
        <w:t xml:space="preserve">I’m not sure if this is the correct wording with respect to sensitivity analyses, they do very different things in terms of actual identification of specific pleiotropy which “evaluated” in the context given here would suggest to me.  </w:t>
      </w:r>
      <w:proofErr w:type="gramStart"/>
      <w:r>
        <w:t>Also</w:t>
      </w:r>
      <w:proofErr w:type="gramEnd"/>
      <w:r>
        <w:t xml:space="preserve"> I would add reference to MR-PRESSO here.</w:t>
      </w:r>
    </w:p>
  </w:comment>
  <w:comment w:id="33" w:author="GDS" w:date="2017-07-06T09:29:00Z" w:initials="GDS">
    <w:p w14:paraId="16C3A397" w14:textId="77777777" w:rsidR="005B6599" w:rsidRDefault="005B6599">
      <w:pPr>
        <w:pStyle w:val="CommentText"/>
      </w:pPr>
      <w:r>
        <w:rPr>
          <w:rStyle w:val="CommentReference"/>
        </w:rPr>
        <w:annotationRef/>
      </w:r>
      <w:r>
        <w:t>MR-PRESSO here too.</w:t>
      </w:r>
    </w:p>
  </w:comment>
  <w:comment w:id="36" w:author="GDS" w:date="2017-07-06T09:29:00Z" w:initials="GDS">
    <w:p w14:paraId="20A115D4" w14:textId="77777777" w:rsidR="005B6599" w:rsidRDefault="005B6599">
      <w:pPr>
        <w:pStyle w:val="CommentText"/>
      </w:pPr>
      <w:r>
        <w:rPr>
          <w:rStyle w:val="CommentReference"/>
        </w:rPr>
        <w:annotationRef/>
      </w:r>
      <w:r>
        <w:t xml:space="preserve">I wouldn’t like to </w:t>
      </w:r>
      <w:proofErr w:type="gramStart"/>
      <w:r>
        <w:t>be seen as</w:t>
      </w:r>
      <w:proofErr w:type="gramEnd"/>
      <w:r>
        <w:t xml:space="preserve"> suggesting there should just be a single estimate and that producing a range of estimates when trying to make inference about a particular issue is not optimal (MR-PRESSO presents itself as “THE approach”, and I don’t think there is a single optimal approach in all cases.</w:t>
      </w:r>
    </w:p>
  </w:comment>
  <w:comment w:id="41" w:author="GDS" w:date="2017-07-06T09:31:00Z" w:initials="GDS">
    <w:p w14:paraId="0CD66A7B" w14:textId="77777777" w:rsidR="005B6599" w:rsidRPr="002B11B6" w:rsidRDefault="005B6599" w:rsidP="002B11B6">
      <w:pPr>
        <w:pStyle w:val="Heading1"/>
        <w:shd w:val="clear" w:color="auto" w:fill="FFFFFF"/>
        <w:spacing w:before="0"/>
        <w:rPr>
          <w:rFonts w:ascii="Calibri" w:hAnsi="Calibri" w:cs="Arial"/>
          <w:b w:val="0"/>
          <w:color w:val="111111"/>
        </w:rPr>
      </w:pPr>
      <w:r>
        <w:rPr>
          <w:rStyle w:val="CommentReference"/>
        </w:rPr>
        <w:annotationRef/>
      </w:r>
      <w:r w:rsidRPr="002B11B6">
        <w:rPr>
          <w:rFonts w:ascii="Calibri" w:hAnsi="Calibri"/>
          <w:b w:val="0"/>
          <w:color w:val="000000" w:themeColor="text1"/>
        </w:rPr>
        <w:t xml:space="preserve">My memory is that 11 doesn’t itself propose universal pleiotropy.  </w:t>
      </w:r>
      <w:proofErr w:type="gramStart"/>
      <w:r w:rsidRPr="002B11B6">
        <w:rPr>
          <w:rFonts w:ascii="Calibri" w:hAnsi="Calibri"/>
          <w:b w:val="0"/>
          <w:color w:val="000000" w:themeColor="text1"/>
        </w:rPr>
        <w:t>Also</w:t>
      </w:r>
      <w:proofErr w:type="gramEnd"/>
      <w:r w:rsidRPr="002B11B6">
        <w:rPr>
          <w:rFonts w:ascii="Calibri" w:hAnsi="Calibri"/>
          <w:b w:val="0"/>
          <w:color w:val="000000" w:themeColor="text1"/>
        </w:rPr>
        <w:t xml:space="preserve"> must reference Wright S.  Population Genetics.  </w:t>
      </w:r>
      <w:r w:rsidRPr="002B11B6">
        <w:rPr>
          <w:rStyle w:val="a-size-large"/>
          <w:rFonts w:ascii="Calibri" w:hAnsi="Calibri" w:cs="Arial"/>
          <w:b w:val="0"/>
          <w:color w:val="000000" w:themeColor="text1"/>
        </w:rPr>
        <w:t>Evolution and the Genetics of Populations: Volume 1 Genetics and Biometric Foundations: Genetics and Biometric Foundations.  The University of Chicago Press, Chicago 1968</w:t>
      </w:r>
    </w:p>
  </w:comment>
  <w:comment w:id="42" w:author="GDS" w:date="2017-07-06T12:39:00Z" w:initials="GDS">
    <w:p w14:paraId="18BFA4B0" w14:textId="77777777" w:rsidR="005B6599" w:rsidRDefault="005B6599">
      <w:pPr>
        <w:pStyle w:val="CommentText"/>
      </w:pPr>
      <w:r>
        <w:rPr>
          <w:rStyle w:val="CommentReference"/>
        </w:rPr>
        <w:annotationRef/>
      </w:r>
      <w:r>
        <w:t>See above.</w:t>
      </w:r>
    </w:p>
  </w:comment>
  <w:comment w:id="43" w:author="GDS" w:date="2017-07-06T12:40:00Z" w:initials="GDS">
    <w:p w14:paraId="0C029B4E" w14:textId="77777777" w:rsidR="005B6599" w:rsidRDefault="005B6599">
      <w:pPr>
        <w:pStyle w:val="CommentText"/>
      </w:pPr>
      <w:r>
        <w:rPr>
          <w:rStyle w:val="CommentReference"/>
        </w:rPr>
        <w:annotationRef/>
      </w:r>
      <w:r>
        <w:t xml:space="preserve">So here you are saying in a screening exercise for practical reasons you may not want to produce </w:t>
      </w:r>
      <w:proofErr w:type="gramStart"/>
      <w:r>
        <w:t>a large number of</w:t>
      </w:r>
      <w:proofErr w:type="gramEnd"/>
      <w:r>
        <w:t xml:space="preserve"> estimates.</w:t>
      </w:r>
    </w:p>
  </w:comment>
  <w:comment w:id="44" w:author="Gibran Hemani" w:date="2017-07-29T12:50:00Z" w:initials="GH">
    <w:p w14:paraId="72084759" w14:textId="454D88EC" w:rsidR="005B6599" w:rsidRDefault="005B6599">
      <w:pPr>
        <w:pStyle w:val="CommentText"/>
      </w:pPr>
      <w:r>
        <w:rPr>
          <w:rStyle w:val="CommentReference"/>
        </w:rPr>
        <w:annotationRef/>
      </w:r>
      <w:r>
        <w:t>Reordered to clarify where single estimate could be valuable</w:t>
      </w:r>
    </w:p>
  </w:comment>
  <w:comment w:id="52" w:author="Tom Gaunt" w:date="2017-07-07T15:34:00Z" w:initials="TG">
    <w:p w14:paraId="1EC9A155" w14:textId="77777777" w:rsidR="005B6599" w:rsidRDefault="005B6599">
      <w:pPr>
        <w:pStyle w:val="CommentText"/>
      </w:pPr>
      <w:r>
        <w:rPr>
          <w:rStyle w:val="CommentReference"/>
        </w:rPr>
        <w:annotationRef/>
      </w:r>
      <w:r>
        <w:t xml:space="preserve">Need to consider how we handle updates/evolution of this map. It might be better to present it as a “database” than a “first draft”, as the latter gives the impression of being static. Do you really intend to keep the first draft available (could do this easily enough as a </w:t>
      </w:r>
      <w:proofErr w:type="spellStart"/>
      <w:r>
        <w:t>db</w:t>
      </w:r>
      <w:proofErr w:type="spellEnd"/>
      <w:r>
        <w:t xml:space="preserve"> download on </w:t>
      </w:r>
      <w:proofErr w:type="spellStart"/>
      <w:proofErr w:type="gramStart"/>
      <w:r>
        <w:t>data.bris</w:t>
      </w:r>
      <w:proofErr w:type="spellEnd"/>
      <w:proofErr w:type="gramEnd"/>
      <w:r>
        <w:t>, but the web-based lookup tool is likely to be updated).</w:t>
      </w:r>
    </w:p>
  </w:comment>
  <w:comment w:id="53" w:author="Gibran Hemani" w:date="2017-07-29T12:51:00Z" w:initials="GH">
    <w:p w14:paraId="4A8AA03F" w14:textId="5F5E7D1C" w:rsidR="005B6599" w:rsidRDefault="005B6599">
      <w:pPr>
        <w:pStyle w:val="CommentText"/>
      </w:pPr>
      <w:r>
        <w:rPr>
          <w:rStyle w:val="CommentReference"/>
        </w:rPr>
        <w:annotationRef/>
      </w:r>
      <w:r>
        <w:rPr>
          <w:rStyle w:val="CommentReference"/>
        </w:rPr>
        <w:t>C</w:t>
      </w:r>
      <w:r>
        <w:t xml:space="preserve">hanged to ‘working draft’. Agree about </w:t>
      </w:r>
      <w:proofErr w:type="gramStart"/>
      <w:r>
        <w:t>versioning..</w:t>
      </w:r>
      <w:proofErr w:type="gramEnd"/>
    </w:p>
  </w:comment>
  <w:comment w:id="69" w:author="GDS" w:date="2017-07-06T12:43:00Z" w:initials="GDS">
    <w:p w14:paraId="56AB017F" w14:textId="77777777" w:rsidR="005B6599" w:rsidRDefault="005B6599">
      <w:pPr>
        <w:pStyle w:val="CommentText"/>
      </w:pPr>
      <w:r>
        <w:rPr>
          <w:rStyle w:val="CommentReference"/>
        </w:rPr>
        <w:annotationRef/>
      </w:r>
      <w:r>
        <w:t>Perhaps give references where appropriate to the individual approaches.</w:t>
      </w:r>
    </w:p>
  </w:comment>
  <w:comment w:id="73" w:author="GDS" w:date="2017-07-06T12:49:00Z" w:initials="GDS">
    <w:p w14:paraId="3E02596A" w14:textId="77777777" w:rsidR="005B6599" w:rsidRPr="002B11B6" w:rsidRDefault="005B6599">
      <w:pPr>
        <w:pStyle w:val="CommentText"/>
      </w:pPr>
      <w:r w:rsidRPr="002B11B6">
        <w:rPr>
          <w:rStyle w:val="CommentReference"/>
          <w:sz w:val="20"/>
          <w:szCs w:val="20"/>
        </w:rPr>
        <w:annotationRef/>
      </w:r>
      <w:r w:rsidRPr="002B11B6">
        <w:t xml:space="preserve">Jack has recently submitted a paper on how conventional Q estimation leads to inflated type 1 error.  </w:t>
      </w:r>
      <w:r w:rsidRPr="002B11B6">
        <w:rPr>
          <w:rFonts w:cs="Arial"/>
          <w:spacing w:val="-7"/>
        </w:rPr>
        <w:t xml:space="preserve">Bowden J, Del Greco F, </w:t>
      </w:r>
      <w:proofErr w:type="spellStart"/>
      <w:r w:rsidRPr="002B11B6">
        <w:rPr>
          <w:rFonts w:cs="Arial"/>
          <w:spacing w:val="-7"/>
        </w:rPr>
        <w:t>Cosetta</w:t>
      </w:r>
      <w:proofErr w:type="spellEnd"/>
      <w:r w:rsidRPr="002B11B6">
        <w:rPr>
          <w:rFonts w:cs="Arial"/>
          <w:spacing w:val="-7"/>
        </w:rPr>
        <w:t xml:space="preserve"> M, </w:t>
      </w:r>
      <w:proofErr w:type="spellStart"/>
      <w:r w:rsidRPr="002B11B6">
        <w:rPr>
          <w:rFonts w:cs="Arial"/>
          <w:spacing w:val="-7"/>
        </w:rPr>
        <w:t>Larlow</w:t>
      </w:r>
      <w:proofErr w:type="spellEnd"/>
      <w:r w:rsidRPr="002B11B6">
        <w:rPr>
          <w:rFonts w:cs="Arial"/>
          <w:spacing w:val="-7"/>
        </w:rPr>
        <w:t xml:space="preserve"> D, Sheehan N, Thompson J, Davey Smith G.  </w:t>
      </w:r>
      <w:r w:rsidRPr="002B11B6">
        <w:rPr>
          <w:rFonts w:cs="Arial"/>
          <w:color w:val="131313"/>
          <w:spacing w:val="-7"/>
        </w:rPr>
        <w:t xml:space="preserve">Improving the accuracy of two-sample summary data Mendelian randomization: moving beyond the NOME assumption.  </w:t>
      </w:r>
      <w:proofErr w:type="spellStart"/>
      <w:r w:rsidRPr="002B11B6">
        <w:rPr>
          <w:rFonts w:cs="Arial"/>
          <w:color w:val="131313"/>
          <w:spacing w:val="-7"/>
        </w:rPr>
        <w:t>bioRxiv</w:t>
      </w:r>
      <w:proofErr w:type="spellEnd"/>
      <w:r w:rsidRPr="002B11B6">
        <w:rPr>
          <w:rFonts w:cs="Arial"/>
          <w:color w:val="131313"/>
          <w:spacing w:val="-7"/>
        </w:rPr>
        <w:t xml:space="preserve"> 2017, </w:t>
      </w:r>
      <w:proofErr w:type="spellStart"/>
      <w:r w:rsidRPr="002B11B6">
        <w:rPr>
          <w:rStyle w:val="label"/>
          <w:rFonts w:cs="Arial"/>
          <w:bCs/>
          <w:color w:val="333333"/>
          <w:bdr w:val="none" w:sz="0" w:space="0" w:color="auto" w:frame="1"/>
          <w:shd w:val="clear" w:color="auto" w:fill="FFFFFF"/>
        </w:rPr>
        <w:t>doi</w:t>
      </w:r>
      <w:proofErr w:type="spellEnd"/>
      <w:r w:rsidRPr="002B11B6">
        <w:rPr>
          <w:rStyle w:val="label"/>
          <w:rFonts w:cs="Arial"/>
          <w:bCs/>
          <w:color w:val="333333"/>
          <w:bdr w:val="none" w:sz="0" w:space="0" w:color="auto" w:frame="1"/>
          <w:shd w:val="clear" w:color="auto" w:fill="FFFFFF"/>
        </w:rPr>
        <w:t>:</w:t>
      </w:r>
      <w:r w:rsidRPr="002B11B6">
        <w:rPr>
          <w:rFonts w:cs="Arial"/>
          <w:color w:val="333333"/>
          <w:shd w:val="clear" w:color="auto" w:fill="FFFFFF"/>
        </w:rPr>
        <w:t> https://doi.org/10.1101/159442</w:t>
      </w:r>
    </w:p>
  </w:comment>
  <w:comment w:id="76" w:author="GDS" w:date="2017-07-06T12:45:00Z" w:initials="GDS">
    <w:p w14:paraId="0802B769" w14:textId="77777777" w:rsidR="005B6599" w:rsidRDefault="005B6599">
      <w:pPr>
        <w:pStyle w:val="CommentText"/>
      </w:pPr>
      <w:r>
        <w:rPr>
          <w:rStyle w:val="CommentReference"/>
        </w:rPr>
        <w:annotationRef/>
      </w:r>
      <w:r>
        <w:t>What range selected and replaced?</w:t>
      </w:r>
    </w:p>
  </w:comment>
  <w:comment w:id="78" w:author="GDS" w:date="2017-07-06T12:44:00Z" w:initials="GDS">
    <w:p w14:paraId="7EABC466" w14:textId="77777777" w:rsidR="005B6599" w:rsidRDefault="005B6599">
      <w:pPr>
        <w:pStyle w:val="CommentText"/>
      </w:pPr>
      <w:r>
        <w:rPr>
          <w:rStyle w:val="CommentReference"/>
        </w:rPr>
        <w:annotationRef/>
      </w:r>
      <w:r>
        <w:t>Needs further explanation.</w:t>
      </w:r>
    </w:p>
  </w:comment>
  <w:comment w:id="83" w:author="JMS Bowden" w:date="2017-07-07T09:40:00Z" w:initials="JB">
    <w:p w14:paraId="28149B1B" w14:textId="77777777" w:rsidR="005B6599" w:rsidRDefault="005B6599">
      <w:pPr>
        <w:pStyle w:val="CommentText"/>
      </w:pPr>
      <w:r>
        <w:rPr>
          <w:rStyle w:val="CommentReference"/>
        </w:rPr>
        <w:annotationRef/>
      </w:r>
      <w:r>
        <w:t xml:space="preserve">Should also reference </w:t>
      </w:r>
    </w:p>
    <w:p w14:paraId="398F1481" w14:textId="77777777" w:rsidR="005B6599" w:rsidRDefault="005B6599">
      <w:pPr>
        <w:pStyle w:val="CommentText"/>
      </w:pPr>
    </w:p>
    <w:p w14:paraId="41126D75" w14:textId="77777777" w:rsidR="005B6599" w:rsidRDefault="005B6599">
      <w:pPr>
        <w:pStyle w:val="CommentText"/>
        <w:rPr>
          <w:rFonts w:ascii="Arial" w:hAnsi="Arial" w:cs="Arial"/>
          <w:color w:val="222222"/>
          <w:shd w:val="clear" w:color="auto" w:fill="FFFFFF"/>
        </w:rPr>
      </w:pPr>
      <w:r>
        <w:rPr>
          <w:rFonts w:ascii="Arial" w:hAnsi="Arial" w:cs="Arial"/>
          <w:color w:val="222222"/>
          <w:shd w:val="clear" w:color="auto" w:fill="FFFFFF"/>
        </w:rPr>
        <w:t xml:space="preserve">Han, </w:t>
      </w:r>
      <w:proofErr w:type="spellStart"/>
      <w:r>
        <w:rPr>
          <w:rFonts w:ascii="Arial" w:hAnsi="Arial" w:cs="Arial"/>
          <w:color w:val="222222"/>
          <w:shd w:val="clear" w:color="auto" w:fill="FFFFFF"/>
        </w:rPr>
        <w:t>Chirok</w:t>
      </w:r>
      <w:proofErr w:type="spellEnd"/>
      <w:r>
        <w:rPr>
          <w:rFonts w:ascii="Arial" w:hAnsi="Arial" w:cs="Arial"/>
          <w:color w:val="222222"/>
          <w:shd w:val="clear" w:color="auto" w:fill="FFFFFF"/>
        </w:rPr>
        <w:t>. "Detecting invalid instruments using L 1-GMM." </w:t>
      </w:r>
      <w:r>
        <w:rPr>
          <w:rFonts w:ascii="Arial" w:hAnsi="Arial" w:cs="Arial"/>
          <w:i/>
          <w:iCs/>
          <w:color w:val="222222"/>
          <w:shd w:val="clear" w:color="auto" w:fill="FFFFFF"/>
        </w:rPr>
        <w:t>Economics Letters</w:t>
      </w:r>
      <w:r>
        <w:rPr>
          <w:rFonts w:ascii="Arial" w:hAnsi="Arial" w:cs="Arial"/>
          <w:color w:val="222222"/>
          <w:shd w:val="clear" w:color="auto" w:fill="FFFFFF"/>
        </w:rPr>
        <w:t> 101.3 (2008): 285-287.</w:t>
      </w:r>
    </w:p>
    <w:p w14:paraId="7AFDFE1D" w14:textId="77777777" w:rsidR="005B6599" w:rsidRDefault="005B6599">
      <w:pPr>
        <w:pStyle w:val="CommentText"/>
        <w:rPr>
          <w:rFonts w:ascii="Arial" w:hAnsi="Arial" w:cs="Arial"/>
          <w:color w:val="222222"/>
          <w:shd w:val="clear" w:color="auto" w:fill="FFFFFF"/>
        </w:rPr>
      </w:pPr>
    </w:p>
    <w:p w14:paraId="7D0A8BDA" w14:textId="77777777" w:rsidR="005B6599" w:rsidRDefault="005B6599">
      <w:pPr>
        <w:pStyle w:val="CommentText"/>
      </w:pPr>
    </w:p>
  </w:comment>
  <w:comment w:id="85" w:author="GDS" w:date="2017-07-06T12:46:00Z" w:initials="GDS">
    <w:p w14:paraId="6D125BC4" w14:textId="77777777" w:rsidR="005B6599" w:rsidRDefault="005B6599">
      <w:pPr>
        <w:pStyle w:val="CommentText"/>
      </w:pPr>
      <w:r>
        <w:rPr>
          <w:rStyle w:val="CommentReference"/>
        </w:rPr>
        <w:annotationRef/>
      </w:r>
      <w:r>
        <w:t xml:space="preserve">Some schematic presentation of this </w:t>
      </w:r>
      <w:proofErr w:type="gramStart"/>
      <w:r>
        <w:t>actually giving</w:t>
      </w:r>
      <w:proofErr w:type="gramEnd"/>
      <w:r>
        <w:t xml:space="preserve"> information on the methods might be good.</w:t>
      </w:r>
    </w:p>
  </w:comment>
  <w:comment w:id="90" w:author="JMS Bowden" w:date="2017-07-07T09:43:00Z" w:initials="JB">
    <w:p w14:paraId="553CAB41" w14:textId="77777777" w:rsidR="005B6599" w:rsidRDefault="005B6599">
      <w:pPr>
        <w:pStyle w:val="CommentText"/>
      </w:pPr>
      <w:r>
        <w:rPr>
          <w:rStyle w:val="CommentReference"/>
        </w:rPr>
        <w:annotationRef/>
      </w:r>
      <w:r>
        <w:rPr>
          <w:rFonts w:ascii="Arial" w:hAnsi="Arial" w:cs="Arial"/>
          <w:color w:val="222222"/>
          <w:shd w:val="clear" w:color="auto" w:fill="FFFFFF"/>
        </w:rPr>
        <w:t xml:space="preserve">Kang, </w:t>
      </w:r>
      <w:proofErr w:type="spellStart"/>
      <w:r>
        <w:rPr>
          <w:rFonts w:ascii="Arial" w:hAnsi="Arial" w:cs="Arial"/>
          <w:color w:val="222222"/>
          <w:shd w:val="clear" w:color="auto" w:fill="FFFFFF"/>
        </w:rPr>
        <w:t>Hyunseung</w:t>
      </w:r>
      <w:proofErr w:type="spellEnd"/>
      <w:r>
        <w:rPr>
          <w:rFonts w:ascii="Arial" w:hAnsi="Arial" w:cs="Arial"/>
          <w:color w:val="222222"/>
          <w:shd w:val="clear" w:color="auto" w:fill="FFFFFF"/>
        </w:rPr>
        <w:t>, et al. "Instrumental variables estimation with some invalid instruments and its application to Mendelian randomization." </w:t>
      </w:r>
      <w:r>
        <w:rPr>
          <w:rFonts w:ascii="Arial" w:hAnsi="Arial" w:cs="Arial"/>
          <w:i/>
          <w:iCs/>
          <w:color w:val="222222"/>
          <w:shd w:val="clear" w:color="auto" w:fill="FFFFFF"/>
        </w:rPr>
        <w:t>Journal of the American Statistical Association</w:t>
      </w:r>
      <w:r>
        <w:rPr>
          <w:rFonts w:ascii="Arial" w:hAnsi="Arial" w:cs="Arial"/>
          <w:color w:val="222222"/>
          <w:shd w:val="clear" w:color="auto" w:fill="FFFFFF"/>
        </w:rPr>
        <w:t> 111.513 (2016): 132-144.</w:t>
      </w:r>
    </w:p>
  </w:comment>
  <w:comment w:id="92" w:author="GDS" w:date="2017-07-07T11:49:00Z" w:initials="GDS">
    <w:p w14:paraId="1A30BFB6" w14:textId="77777777" w:rsidR="005B6599" w:rsidRDefault="005B6599">
      <w:pPr>
        <w:pStyle w:val="CommentText"/>
      </w:pPr>
      <w:r>
        <w:rPr>
          <w:rStyle w:val="CommentReference"/>
        </w:rPr>
        <w:annotationRef/>
      </w:r>
      <w:r>
        <w:t>Do you need to mention tuning here with respect to mode?  Also mention MR-PRESSO?</w:t>
      </w:r>
    </w:p>
  </w:comment>
  <w:comment w:id="93" w:author="JMS Bowden" w:date="2017-07-07T09:46:00Z" w:initials="JB">
    <w:p w14:paraId="5B375AA5" w14:textId="77777777" w:rsidR="005B6599" w:rsidRDefault="005B6599">
      <w:pPr>
        <w:pStyle w:val="CommentText"/>
      </w:pPr>
      <w:r>
        <w:rPr>
          <w:rStyle w:val="CommentReference"/>
        </w:rPr>
        <w:annotationRef/>
      </w:r>
      <w:r>
        <w:t>I don’t find this very clear at all</w:t>
      </w:r>
    </w:p>
    <w:p w14:paraId="759D4840" w14:textId="77777777" w:rsidR="005B6599" w:rsidRDefault="005B6599">
      <w:pPr>
        <w:pStyle w:val="CommentText"/>
      </w:pPr>
    </w:p>
    <w:p w14:paraId="2DE9B710" w14:textId="77777777" w:rsidR="005B6599" w:rsidRDefault="005B6599">
      <w:pPr>
        <w:pStyle w:val="CommentText"/>
      </w:pPr>
      <w:r>
        <w:t xml:space="preserve">Analyses with and without NOME are both weighted, </w:t>
      </w:r>
      <w:proofErr w:type="spellStart"/>
      <w:r>
        <w:t>its</w:t>
      </w:r>
      <w:proofErr w:type="spellEnd"/>
      <w:r>
        <w:t xml:space="preserve"> just that they have different weights</w:t>
      </w:r>
    </w:p>
    <w:p w14:paraId="7A20A55E" w14:textId="77777777" w:rsidR="005B6599" w:rsidRDefault="005B6599">
      <w:pPr>
        <w:pStyle w:val="CommentText"/>
      </w:pPr>
    </w:p>
    <w:p w14:paraId="51750F11" w14:textId="77777777" w:rsidR="005B6599" w:rsidRDefault="005B6599">
      <w:pPr>
        <w:pStyle w:val="CommentText"/>
      </w:pPr>
      <w:r>
        <w:t>An unweighted analysis is simply the unweighted mode of the empirical density function of causal estimates. I’m not sure if you’ve implemented this or not, but it is very robust</w:t>
      </w:r>
    </w:p>
    <w:p w14:paraId="12CFEC33" w14:textId="77777777" w:rsidR="005B6599" w:rsidRDefault="005B6599">
      <w:pPr>
        <w:pStyle w:val="CommentText"/>
      </w:pPr>
    </w:p>
    <w:p w14:paraId="4DA51F04" w14:textId="77777777" w:rsidR="005B6599" w:rsidRDefault="005B6599">
      <w:pPr>
        <w:pStyle w:val="CommentText"/>
      </w:pPr>
      <w:r>
        <w:t>I would suggest just implementing</w:t>
      </w:r>
    </w:p>
    <w:p w14:paraId="52A3C906" w14:textId="77777777" w:rsidR="005B6599" w:rsidRDefault="005B6599">
      <w:pPr>
        <w:pStyle w:val="CommentText"/>
      </w:pPr>
    </w:p>
    <w:p w14:paraId="7063CC95" w14:textId="77777777" w:rsidR="005B6599" w:rsidRDefault="005B6599" w:rsidP="00FA650B">
      <w:pPr>
        <w:pStyle w:val="CommentText"/>
        <w:numPr>
          <w:ilvl w:val="0"/>
          <w:numId w:val="9"/>
        </w:numPr>
      </w:pPr>
      <w:r>
        <w:t xml:space="preserve"> the un-weighted mode</w:t>
      </w:r>
    </w:p>
    <w:p w14:paraId="3FAC756D" w14:textId="77777777" w:rsidR="005B6599" w:rsidRDefault="005B6599" w:rsidP="00FA650B">
      <w:pPr>
        <w:pStyle w:val="CommentText"/>
        <w:numPr>
          <w:ilvl w:val="0"/>
          <w:numId w:val="9"/>
        </w:numPr>
      </w:pPr>
      <w:r>
        <w:t xml:space="preserve"> the weighted mode not assuming NOME</w:t>
      </w:r>
    </w:p>
    <w:p w14:paraId="5621B5D5" w14:textId="77777777" w:rsidR="005B6599" w:rsidRDefault="005B6599">
      <w:pPr>
        <w:pStyle w:val="CommentText"/>
      </w:pPr>
    </w:p>
    <w:p w14:paraId="6649810C" w14:textId="77777777" w:rsidR="005B6599" w:rsidRDefault="005B6599">
      <w:pPr>
        <w:pStyle w:val="CommentText"/>
      </w:pPr>
      <w:r>
        <w:t>I had a conversation with Fernando just yesterday and this was his opinion too – Steve B was asking which version of the mode he should use</w:t>
      </w:r>
    </w:p>
    <w:p w14:paraId="2CE88CF1" w14:textId="77777777" w:rsidR="005B6599" w:rsidRDefault="005B6599">
      <w:pPr>
        <w:pStyle w:val="CommentText"/>
      </w:pPr>
    </w:p>
    <w:p w14:paraId="7073BC62" w14:textId="77777777" w:rsidR="005B6599" w:rsidRDefault="005B6599">
      <w:pPr>
        <w:pStyle w:val="CommentText"/>
      </w:pPr>
      <w:r>
        <w:t xml:space="preserve">And, in time, I think it will be better to </w:t>
      </w:r>
      <w:proofErr w:type="gramStart"/>
      <w:r>
        <w:t>replace  2</w:t>
      </w:r>
      <w:proofErr w:type="gramEnd"/>
      <w:r>
        <w:t xml:space="preserve"> with my new weights in</w:t>
      </w:r>
    </w:p>
    <w:p w14:paraId="230EFCB5" w14:textId="77777777" w:rsidR="005B6599" w:rsidRDefault="005B6599">
      <w:pPr>
        <w:pStyle w:val="CommentText"/>
      </w:pPr>
    </w:p>
    <w:p w14:paraId="11015E09" w14:textId="77777777" w:rsidR="005B6599" w:rsidRDefault="005B6599">
      <w:pPr>
        <w:pStyle w:val="CommentText"/>
      </w:pPr>
      <w:hyperlink r:id="rId1" w:history="1">
        <w:r w:rsidRPr="008739C6">
          <w:rPr>
            <w:rStyle w:val="Hyperlink"/>
          </w:rPr>
          <w:t>http://www.biorxiv.org/content/biorxiv/early/2017/07/05/159442.full.pdf</w:t>
        </w:r>
      </w:hyperlink>
    </w:p>
    <w:p w14:paraId="7C812E2C" w14:textId="77777777" w:rsidR="005B6599" w:rsidRDefault="005B6599">
      <w:pPr>
        <w:pStyle w:val="CommentText"/>
      </w:pPr>
    </w:p>
    <w:p w14:paraId="02D542F4" w14:textId="77777777" w:rsidR="005B6599" w:rsidRDefault="005B6599">
      <w:pPr>
        <w:pStyle w:val="CommentText"/>
      </w:pPr>
    </w:p>
    <w:p w14:paraId="4A762C95" w14:textId="77777777" w:rsidR="005B6599" w:rsidRDefault="005B6599">
      <w:pPr>
        <w:pStyle w:val="CommentText"/>
      </w:pPr>
    </w:p>
  </w:comment>
  <w:comment w:id="106" w:author="GDS" w:date="2017-07-07T11:50:00Z" w:initials="GDS">
    <w:p w14:paraId="3FE084EC" w14:textId="77777777" w:rsidR="005B6599" w:rsidRDefault="005B6599">
      <w:pPr>
        <w:pStyle w:val="CommentText"/>
      </w:pPr>
      <w:r>
        <w:rPr>
          <w:rStyle w:val="CommentReference"/>
        </w:rPr>
        <w:annotationRef/>
      </w:r>
      <w:r>
        <w:t>You mean computationally I presume?</w:t>
      </w:r>
    </w:p>
  </w:comment>
  <w:comment w:id="111" w:author="GDS" w:date="2017-07-07T11:50:00Z" w:initials="GDS">
    <w:p w14:paraId="16378805" w14:textId="77777777" w:rsidR="005B6599" w:rsidRDefault="005B6599">
      <w:pPr>
        <w:pStyle w:val="CommentText"/>
      </w:pPr>
      <w:r>
        <w:rPr>
          <w:rStyle w:val="CommentReference"/>
        </w:rPr>
        <w:annotationRef/>
      </w:r>
      <w:r>
        <w:t>For instrument A.</w:t>
      </w:r>
    </w:p>
  </w:comment>
  <w:comment w:id="109" w:author="JMS Bowden" w:date="2017-07-07T10:07:00Z" w:initials="JB">
    <w:p w14:paraId="5A6177A3" w14:textId="77777777" w:rsidR="005B6599" w:rsidRDefault="005B6599">
      <w:pPr>
        <w:pStyle w:val="CommentText"/>
      </w:pPr>
      <w:r>
        <w:rPr>
          <w:rStyle w:val="CommentReference"/>
        </w:rPr>
        <w:annotationRef/>
      </w:r>
      <w:r>
        <w:t xml:space="preserve">Perhaps it would be a good idea to make clear that you are excluding SNPs using this technique because they are invalid in a </w:t>
      </w:r>
      <w:proofErr w:type="gramStart"/>
      <w:r>
        <w:t>particular way</w:t>
      </w:r>
      <w:proofErr w:type="gramEnd"/>
      <w:r>
        <w:t>?</w:t>
      </w:r>
      <w:r>
        <w:br/>
      </w:r>
    </w:p>
    <w:p w14:paraId="6837898B" w14:textId="77777777" w:rsidR="005B6599" w:rsidRDefault="005B6599">
      <w:pPr>
        <w:pStyle w:val="CommentText"/>
      </w:pPr>
      <w:r>
        <w:t>Or does this test work universally for all types of invalidity? In which case, is it any better than the host of methods already developed for testing invalidity</w:t>
      </w:r>
    </w:p>
    <w:p w14:paraId="35A497D3" w14:textId="77777777" w:rsidR="005B6599" w:rsidRDefault="005B6599">
      <w:pPr>
        <w:pStyle w:val="CommentText"/>
      </w:pPr>
    </w:p>
    <w:p w14:paraId="06615CF0" w14:textId="77777777" w:rsidR="005B6599" w:rsidRDefault="005B6599">
      <w:pPr>
        <w:pStyle w:val="CommentText"/>
      </w:pPr>
      <w:r>
        <w:t xml:space="preserve">How does the </w:t>
      </w:r>
      <w:proofErr w:type="spellStart"/>
      <w:r>
        <w:t>steiger</w:t>
      </w:r>
      <w:proofErr w:type="spellEnd"/>
      <w:r>
        <w:t xml:space="preserve"> test do compared to seeing if a variant is an outlier based on its contribution to Cochran’s Q (</w:t>
      </w:r>
      <w:proofErr w:type="spellStart"/>
      <w:r>
        <w:t>wrt</w:t>
      </w:r>
      <w:proofErr w:type="spellEnd"/>
      <w:r>
        <w:t xml:space="preserve"> a chi-squared 1)?</w:t>
      </w:r>
    </w:p>
  </w:comment>
  <w:comment w:id="110" w:author="Gibran Hemani" w:date="2017-07-29T12:52:00Z" w:initials="GH">
    <w:p w14:paraId="46F2814D" w14:textId="23EBDDD1" w:rsidR="005B6599" w:rsidRDefault="005B6599">
      <w:pPr>
        <w:pStyle w:val="CommentText"/>
      </w:pPr>
      <w:r>
        <w:rPr>
          <w:rStyle w:val="CommentReference"/>
        </w:rPr>
        <w:annotationRef/>
      </w:r>
      <w:r>
        <w:t>Haven’t done this yet but perhaps worthy of a separate paper? E.g. Comparing within data outlier detection with using knowledge from other traits etc.</w:t>
      </w:r>
    </w:p>
  </w:comment>
  <w:comment w:id="123" w:author="GDS" w:date="2017-07-07T11:50:00Z" w:initials="GDS">
    <w:p w14:paraId="76622BCE" w14:textId="77777777" w:rsidR="005B6599" w:rsidRDefault="005B6599">
      <w:pPr>
        <w:pStyle w:val="CommentText"/>
      </w:pPr>
      <w:r>
        <w:rPr>
          <w:rStyle w:val="CommentReference"/>
        </w:rPr>
        <w:annotationRef/>
      </w:r>
      <w:r>
        <w:rPr>
          <w:rStyle w:val="CommentReference"/>
        </w:rPr>
        <w:t>Could put this as on-line methods and describe in an intuitive way here.</w:t>
      </w:r>
    </w:p>
  </w:comment>
  <w:comment w:id="138" w:author="Tom Gaunt" w:date="2017-07-07T15:57:00Z" w:initials="TG">
    <w:p w14:paraId="2F3776B2" w14:textId="77777777" w:rsidR="005B6599" w:rsidRDefault="005B6599">
      <w:pPr>
        <w:pStyle w:val="CommentText"/>
      </w:pPr>
      <w:r>
        <w:rPr>
          <w:rStyle w:val="CommentReference"/>
        </w:rPr>
        <w:annotationRef/>
      </w:r>
      <w:r>
        <w:t xml:space="preserve">This section is much clearer to me now. </w:t>
      </w:r>
    </w:p>
    <w:p w14:paraId="7DD1640D" w14:textId="77777777" w:rsidR="005B6599" w:rsidRDefault="005B6599">
      <w:pPr>
        <w:pStyle w:val="CommentText"/>
      </w:pPr>
      <w:r>
        <w:t>Not sure if you should point to fig 2 in more than one place – I missed it on first read through, and was thinking that a figure like that would be really useful, then discovered it at the end!</w:t>
      </w:r>
    </w:p>
  </w:comment>
  <w:comment w:id="144" w:author="Tom Gaunt" w:date="2017-07-07T15:46:00Z" w:initials="TG">
    <w:p w14:paraId="589236CD" w14:textId="77777777" w:rsidR="005B6599" w:rsidRDefault="005B6599">
      <w:pPr>
        <w:pStyle w:val="CommentText"/>
      </w:pPr>
      <w:r>
        <w:rPr>
          <w:rStyle w:val="CommentReference"/>
        </w:rPr>
        <w:annotationRef/>
      </w:r>
      <w:r>
        <w:t>It would be nice to add in some biologically informed features here. Could include ones which involve mapping to gene (</w:t>
      </w:r>
      <w:proofErr w:type="spellStart"/>
      <w:r>
        <w:t>eg</w:t>
      </w:r>
      <w:proofErr w:type="spellEnd"/>
      <w:r>
        <w:t xml:space="preserve"> number of pathways involving instruments) and others (</w:t>
      </w:r>
      <w:proofErr w:type="spellStart"/>
      <w:r>
        <w:t>eg</w:t>
      </w:r>
      <w:proofErr w:type="spellEnd"/>
      <w:r>
        <w:t xml:space="preserve"> proportion of instruments falling into each of a range of genomic features: exon, intron, promoter, splice site, enhancer, </w:t>
      </w:r>
      <w:proofErr w:type="spellStart"/>
      <w:r>
        <w:t>etc</w:t>
      </w:r>
      <w:proofErr w:type="spellEnd"/>
      <w:r>
        <w:t>)</w:t>
      </w:r>
    </w:p>
  </w:comment>
  <w:comment w:id="156" w:author="Peter Flach" w:date="2017-07-26T12:10:00Z" w:initials="PF">
    <w:p w14:paraId="209A2065" w14:textId="77777777" w:rsidR="005B6599" w:rsidRPr="00AF2529" w:rsidRDefault="005B6599" w:rsidP="00AF2529">
      <w:pPr>
        <w:pStyle w:val="HTMLPreformatted"/>
        <w:rPr>
          <w:color w:val="000000"/>
        </w:rPr>
      </w:pPr>
      <w:r>
        <w:rPr>
          <w:rStyle w:val="CommentReference"/>
        </w:rPr>
        <w:annotationRef/>
      </w:r>
      <w:r w:rsidRPr="00AF2529">
        <w:rPr>
          <w:color w:val="000000"/>
        </w:rPr>
        <w:t>@</w:t>
      </w:r>
      <w:proofErr w:type="gramStart"/>
      <w:r w:rsidRPr="00AF2529">
        <w:rPr>
          <w:color w:val="000000"/>
        </w:rPr>
        <w:t>book{</w:t>
      </w:r>
      <w:proofErr w:type="gramEnd"/>
      <w:r w:rsidRPr="00AF2529">
        <w:rPr>
          <w:color w:val="000000"/>
        </w:rPr>
        <w:t>brazdil2008metalearning,</w:t>
      </w:r>
    </w:p>
    <w:p w14:paraId="53D9817B" w14:textId="77777777" w:rsidR="005B6599" w:rsidRPr="00AF2529" w:rsidRDefault="005B6599" w:rsidP="00AF2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sz w:val="20"/>
          <w:szCs w:val="20"/>
        </w:rPr>
      </w:pPr>
      <w:r w:rsidRPr="00AF2529">
        <w:rPr>
          <w:rFonts w:ascii="Courier New" w:hAnsi="Courier New" w:cs="Courier New"/>
          <w:color w:val="000000"/>
          <w:sz w:val="20"/>
          <w:szCs w:val="20"/>
        </w:rPr>
        <w:t xml:space="preserve">  title</w:t>
      </w:r>
      <w:proofErr w:type="gramStart"/>
      <w:r w:rsidRPr="00AF2529">
        <w:rPr>
          <w:rFonts w:ascii="Courier New" w:hAnsi="Courier New" w:cs="Courier New"/>
          <w:color w:val="000000"/>
          <w:sz w:val="20"/>
          <w:szCs w:val="20"/>
        </w:rPr>
        <w:t>={</w:t>
      </w:r>
      <w:proofErr w:type="spellStart"/>
      <w:proofErr w:type="gramEnd"/>
      <w:r w:rsidRPr="00AF2529">
        <w:rPr>
          <w:rFonts w:ascii="Courier New" w:hAnsi="Courier New" w:cs="Courier New"/>
          <w:color w:val="000000"/>
          <w:sz w:val="20"/>
          <w:szCs w:val="20"/>
        </w:rPr>
        <w:t>Metalearning</w:t>
      </w:r>
      <w:proofErr w:type="spellEnd"/>
      <w:r w:rsidRPr="00AF2529">
        <w:rPr>
          <w:rFonts w:ascii="Courier New" w:hAnsi="Courier New" w:cs="Courier New"/>
          <w:color w:val="000000"/>
          <w:sz w:val="20"/>
          <w:szCs w:val="20"/>
        </w:rPr>
        <w:t>: Applications to data mining},</w:t>
      </w:r>
    </w:p>
    <w:p w14:paraId="5A492DC3" w14:textId="77777777" w:rsidR="005B6599" w:rsidRPr="00AF2529" w:rsidRDefault="005B6599" w:rsidP="00AF2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sz w:val="20"/>
          <w:szCs w:val="20"/>
        </w:rPr>
      </w:pPr>
      <w:r w:rsidRPr="00AF2529">
        <w:rPr>
          <w:rFonts w:ascii="Courier New" w:hAnsi="Courier New" w:cs="Courier New"/>
          <w:color w:val="000000"/>
          <w:sz w:val="20"/>
          <w:szCs w:val="20"/>
        </w:rPr>
        <w:t xml:space="preserve">  author</w:t>
      </w:r>
      <w:proofErr w:type="gramStart"/>
      <w:r w:rsidRPr="00AF2529">
        <w:rPr>
          <w:rFonts w:ascii="Courier New" w:hAnsi="Courier New" w:cs="Courier New"/>
          <w:color w:val="000000"/>
          <w:sz w:val="20"/>
          <w:szCs w:val="20"/>
        </w:rPr>
        <w:t>={</w:t>
      </w:r>
      <w:proofErr w:type="spellStart"/>
      <w:proofErr w:type="gramEnd"/>
      <w:r w:rsidRPr="00AF2529">
        <w:rPr>
          <w:rFonts w:ascii="Courier New" w:hAnsi="Courier New" w:cs="Courier New"/>
          <w:color w:val="000000"/>
          <w:sz w:val="20"/>
          <w:szCs w:val="20"/>
        </w:rPr>
        <w:t>Brazdil</w:t>
      </w:r>
      <w:proofErr w:type="spellEnd"/>
      <w:r w:rsidRPr="00AF2529">
        <w:rPr>
          <w:rFonts w:ascii="Courier New" w:hAnsi="Courier New" w:cs="Courier New"/>
          <w:color w:val="000000"/>
          <w:sz w:val="20"/>
          <w:szCs w:val="20"/>
        </w:rPr>
        <w:t xml:space="preserve">, Pavel and Carrier, Christophe Giraud and </w:t>
      </w:r>
      <w:proofErr w:type="spellStart"/>
      <w:r w:rsidRPr="00AF2529">
        <w:rPr>
          <w:rFonts w:ascii="Courier New" w:hAnsi="Courier New" w:cs="Courier New"/>
          <w:color w:val="000000"/>
          <w:sz w:val="20"/>
          <w:szCs w:val="20"/>
        </w:rPr>
        <w:t>Soares</w:t>
      </w:r>
      <w:proofErr w:type="spellEnd"/>
      <w:r w:rsidRPr="00AF2529">
        <w:rPr>
          <w:rFonts w:ascii="Courier New" w:hAnsi="Courier New" w:cs="Courier New"/>
          <w:color w:val="000000"/>
          <w:sz w:val="20"/>
          <w:szCs w:val="20"/>
        </w:rPr>
        <w:t xml:space="preserve">, Carlos and </w:t>
      </w:r>
      <w:proofErr w:type="spellStart"/>
      <w:r w:rsidRPr="00AF2529">
        <w:rPr>
          <w:rFonts w:ascii="Courier New" w:hAnsi="Courier New" w:cs="Courier New"/>
          <w:color w:val="000000"/>
          <w:sz w:val="20"/>
          <w:szCs w:val="20"/>
        </w:rPr>
        <w:t>Vilalta</w:t>
      </w:r>
      <w:proofErr w:type="spellEnd"/>
      <w:r w:rsidRPr="00AF2529">
        <w:rPr>
          <w:rFonts w:ascii="Courier New" w:hAnsi="Courier New" w:cs="Courier New"/>
          <w:color w:val="000000"/>
          <w:sz w:val="20"/>
          <w:szCs w:val="20"/>
        </w:rPr>
        <w:t>, Ricardo},</w:t>
      </w:r>
    </w:p>
    <w:p w14:paraId="446D8920" w14:textId="77777777" w:rsidR="005B6599" w:rsidRPr="00AF2529" w:rsidRDefault="005B6599" w:rsidP="00AF2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sz w:val="20"/>
          <w:szCs w:val="20"/>
        </w:rPr>
      </w:pPr>
      <w:r w:rsidRPr="00AF2529">
        <w:rPr>
          <w:rFonts w:ascii="Courier New" w:hAnsi="Courier New" w:cs="Courier New"/>
          <w:color w:val="000000"/>
          <w:sz w:val="20"/>
          <w:szCs w:val="20"/>
        </w:rPr>
        <w:t xml:space="preserve">  year</w:t>
      </w:r>
      <w:proofErr w:type="gramStart"/>
      <w:r w:rsidRPr="00AF2529">
        <w:rPr>
          <w:rFonts w:ascii="Courier New" w:hAnsi="Courier New" w:cs="Courier New"/>
          <w:color w:val="000000"/>
          <w:sz w:val="20"/>
          <w:szCs w:val="20"/>
        </w:rPr>
        <w:t>={</w:t>
      </w:r>
      <w:proofErr w:type="gramEnd"/>
      <w:r w:rsidRPr="00AF2529">
        <w:rPr>
          <w:rFonts w:ascii="Courier New" w:hAnsi="Courier New" w:cs="Courier New"/>
          <w:color w:val="000000"/>
          <w:sz w:val="20"/>
          <w:szCs w:val="20"/>
        </w:rPr>
        <w:t>2008},</w:t>
      </w:r>
    </w:p>
    <w:p w14:paraId="3932710F" w14:textId="77777777" w:rsidR="005B6599" w:rsidRPr="00AF2529" w:rsidRDefault="005B6599" w:rsidP="00AF2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sz w:val="20"/>
          <w:szCs w:val="20"/>
        </w:rPr>
      </w:pPr>
      <w:r w:rsidRPr="00AF2529">
        <w:rPr>
          <w:rFonts w:ascii="Courier New" w:hAnsi="Courier New" w:cs="Courier New"/>
          <w:color w:val="000000"/>
          <w:sz w:val="20"/>
          <w:szCs w:val="20"/>
        </w:rPr>
        <w:t xml:space="preserve">  publisher</w:t>
      </w:r>
      <w:proofErr w:type="gramStart"/>
      <w:r w:rsidRPr="00AF2529">
        <w:rPr>
          <w:rFonts w:ascii="Courier New" w:hAnsi="Courier New" w:cs="Courier New"/>
          <w:color w:val="000000"/>
          <w:sz w:val="20"/>
          <w:szCs w:val="20"/>
        </w:rPr>
        <w:t>={</w:t>
      </w:r>
      <w:proofErr w:type="gramEnd"/>
      <w:r w:rsidRPr="00AF2529">
        <w:rPr>
          <w:rFonts w:ascii="Courier New" w:hAnsi="Courier New" w:cs="Courier New"/>
          <w:color w:val="000000"/>
          <w:sz w:val="20"/>
          <w:szCs w:val="20"/>
        </w:rPr>
        <w:t>Springer Science \&amp; Business Media}</w:t>
      </w:r>
    </w:p>
    <w:p w14:paraId="5F281D85" w14:textId="77777777" w:rsidR="005B6599" w:rsidRPr="00AF2529" w:rsidRDefault="005B6599" w:rsidP="00AF25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hAnsi="Courier New" w:cs="Courier New"/>
          <w:color w:val="000000"/>
          <w:sz w:val="20"/>
          <w:szCs w:val="20"/>
        </w:rPr>
      </w:pPr>
      <w:r w:rsidRPr="00AF2529">
        <w:rPr>
          <w:rFonts w:ascii="Courier New" w:hAnsi="Courier New" w:cs="Courier New"/>
          <w:color w:val="000000"/>
          <w:sz w:val="20"/>
          <w:szCs w:val="20"/>
        </w:rPr>
        <w:t>}</w:t>
      </w:r>
    </w:p>
    <w:p w14:paraId="210165B0" w14:textId="77777777" w:rsidR="005B6599" w:rsidRDefault="005B6599">
      <w:pPr>
        <w:pStyle w:val="CommentText"/>
      </w:pPr>
    </w:p>
    <w:p w14:paraId="4DA6D9C4" w14:textId="77777777" w:rsidR="005B6599" w:rsidRDefault="005B6599" w:rsidP="00AF2529">
      <w:pPr>
        <w:pStyle w:val="HTMLPreformatted"/>
        <w:rPr>
          <w:color w:val="000000"/>
        </w:rPr>
      </w:pPr>
      <w:r>
        <w:rPr>
          <w:color w:val="000000"/>
        </w:rPr>
        <w:t>@</w:t>
      </w:r>
      <w:proofErr w:type="gramStart"/>
      <w:r>
        <w:rPr>
          <w:color w:val="000000"/>
        </w:rPr>
        <w:t>article{</w:t>
      </w:r>
      <w:proofErr w:type="gramEnd"/>
      <w:r>
        <w:rPr>
          <w:color w:val="000000"/>
        </w:rPr>
        <w:t>smith2009cross,</w:t>
      </w:r>
    </w:p>
    <w:p w14:paraId="14FD2353" w14:textId="77777777" w:rsidR="005B6599" w:rsidRDefault="005B6599" w:rsidP="00AF2529">
      <w:pPr>
        <w:pStyle w:val="HTMLPreformatted"/>
        <w:rPr>
          <w:color w:val="000000"/>
        </w:rPr>
      </w:pPr>
      <w:r>
        <w:rPr>
          <w:color w:val="000000"/>
        </w:rPr>
        <w:t xml:space="preserve">  title</w:t>
      </w:r>
      <w:proofErr w:type="gramStart"/>
      <w:r>
        <w:rPr>
          <w:color w:val="000000"/>
        </w:rPr>
        <w:t>={</w:t>
      </w:r>
      <w:proofErr w:type="gramEnd"/>
      <w:r>
        <w:rPr>
          <w:color w:val="000000"/>
        </w:rPr>
        <w:t>Cross-disciplinary perspectives on meta-learning for algorithm selection},</w:t>
      </w:r>
    </w:p>
    <w:p w14:paraId="4E40E8F0" w14:textId="77777777" w:rsidR="005B6599" w:rsidRDefault="005B6599" w:rsidP="00AF2529">
      <w:pPr>
        <w:pStyle w:val="HTMLPreformatted"/>
        <w:rPr>
          <w:color w:val="000000"/>
        </w:rPr>
      </w:pPr>
      <w:r>
        <w:rPr>
          <w:color w:val="000000"/>
        </w:rPr>
        <w:t xml:space="preserve">  author</w:t>
      </w:r>
      <w:proofErr w:type="gramStart"/>
      <w:r>
        <w:rPr>
          <w:color w:val="000000"/>
        </w:rPr>
        <w:t>={</w:t>
      </w:r>
      <w:proofErr w:type="gramEnd"/>
      <w:r>
        <w:rPr>
          <w:color w:val="000000"/>
        </w:rPr>
        <w:t>Smith-Miles, Kate A},</w:t>
      </w:r>
    </w:p>
    <w:p w14:paraId="2B352B76" w14:textId="77777777" w:rsidR="005B6599" w:rsidRDefault="005B6599" w:rsidP="00AF2529">
      <w:pPr>
        <w:pStyle w:val="HTMLPreformatted"/>
        <w:rPr>
          <w:color w:val="000000"/>
        </w:rPr>
      </w:pPr>
      <w:r>
        <w:rPr>
          <w:color w:val="000000"/>
        </w:rPr>
        <w:t xml:space="preserve">  journal</w:t>
      </w:r>
      <w:proofErr w:type="gramStart"/>
      <w:r>
        <w:rPr>
          <w:color w:val="000000"/>
        </w:rPr>
        <w:t>={</w:t>
      </w:r>
      <w:proofErr w:type="gramEnd"/>
      <w:r>
        <w:rPr>
          <w:color w:val="000000"/>
        </w:rPr>
        <w:t>ACM Computing Surveys (CSUR)},</w:t>
      </w:r>
    </w:p>
    <w:p w14:paraId="31D11367" w14:textId="77777777" w:rsidR="005B6599" w:rsidRDefault="005B6599" w:rsidP="00AF2529">
      <w:pPr>
        <w:pStyle w:val="HTMLPreformatted"/>
        <w:rPr>
          <w:color w:val="000000"/>
        </w:rPr>
      </w:pPr>
      <w:r>
        <w:rPr>
          <w:color w:val="000000"/>
        </w:rPr>
        <w:t xml:space="preserve">  volume</w:t>
      </w:r>
      <w:proofErr w:type="gramStart"/>
      <w:r>
        <w:rPr>
          <w:color w:val="000000"/>
        </w:rPr>
        <w:t>={</w:t>
      </w:r>
      <w:proofErr w:type="gramEnd"/>
      <w:r>
        <w:rPr>
          <w:color w:val="000000"/>
        </w:rPr>
        <w:t>41},</w:t>
      </w:r>
    </w:p>
    <w:p w14:paraId="3CE21F79" w14:textId="77777777" w:rsidR="005B6599" w:rsidRDefault="005B6599" w:rsidP="00AF2529">
      <w:pPr>
        <w:pStyle w:val="HTMLPreformatted"/>
        <w:rPr>
          <w:color w:val="000000"/>
        </w:rPr>
      </w:pPr>
      <w:r>
        <w:rPr>
          <w:color w:val="000000"/>
        </w:rPr>
        <w:t xml:space="preserve">  number</w:t>
      </w:r>
      <w:proofErr w:type="gramStart"/>
      <w:r>
        <w:rPr>
          <w:color w:val="000000"/>
        </w:rPr>
        <w:t>={</w:t>
      </w:r>
      <w:proofErr w:type="gramEnd"/>
      <w:r>
        <w:rPr>
          <w:color w:val="000000"/>
        </w:rPr>
        <w:t>1},</w:t>
      </w:r>
    </w:p>
    <w:p w14:paraId="49DE429E" w14:textId="77777777" w:rsidR="005B6599" w:rsidRDefault="005B6599" w:rsidP="00AF2529">
      <w:pPr>
        <w:pStyle w:val="HTMLPreformatted"/>
        <w:rPr>
          <w:color w:val="000000"/>
        </w:rPr>
      </w:pPr>
      <w:r>
        <w:rPr>
          <w:color w:val="000000"/>
        </w:rPr>
        <w:t xml:space="preserve">  pages</w:t>
      </w:r>
      <w:proofErr w:type="gramStart"/>
      <w:r>
        <w:rPr>
          <w:color w:val="000000"/>
        </w:rPr>
        <w:t>={</w:t>
      </w:r>
      <w:proofErr w:type="gramEnd"/>
      <w:r>
        <w:rPr>
          <w:color w:val="000000"/>
        </w:rPr>
        <w:t>6},</w:t>
      </w:r>
    </w:p>
    <w:p w14:paraId="6EAE832F" w14:textId="77777777" w:rsidR="005B6599" w:rsidRDefault="005B6599" w:rsidP="00AF2529">
      <w:pPr>
        <w:pStyle w:val="HTMLPreformatted"/>
        <w:rPr>
          <w:color w:val="000000"/>
        </w:rPr>
      </w:pPr>
      <w:r>
        <w:rPr>
          <w:color w:val="000000"/>
        </w:rPr>
        <w:t xml:space="preserve">  year</w:t>
      </w:r>
      <w:proofErr w:type="gramStart"/>
      <w:r>
        <w:rPr>
          <w:color w:val="000000"/>
        </w:rPr>
        <w:t>={</w:t>
      </w:r>
      <w:proofErr w:type="gramEnd"/>
      <w:r>
        <w:rPr>
          <w:color w:val="000000"/>
        </w:rPr>
        <w:t>2009},</w:t>
      </w:r>
    </w:p>
    <w:p w14:paraId="37EB8F78" w14:textId="77777777" w:rsidR="005B6599" w:rsidRDefault="005B6599" w:rsidP="00AF2529">
      <w:pPr>
        <w:pStyle w:val="HTMLPreformatted"/>
        <w:rPr>
          <w:color w:val="000000"/>
        </w:rPr>
      </w:pPr>
      <w:r>
        <w:rPr>
          <w:color w:val="000000"/>
        </w:rPr>
        <w:t xml:space="preserve">  publisher={ACM}</w:t>
      </w:r>
    </w:p>
    <w:p w14:paraId="62EBCFEC" w14:textId="77777777" w:rsidR="005B6599" w:rsidRDefault="005B6599" w:rsidP="00AF2529">
      <w:pPr>
        <w:pStyle w:val="HTMLPreformatted"/>
        <w:rPr>
          <w:color w:val="000000"/>
        </w:rPr>
      </w:pPr>
      <w:r>
        <w:rPr>
          <w:color w:val="000000"/>
        </w:rPr>
        <w:t>}</w:t>
      </w:r>
    </w:p>
    <w:p w14:paraId="0B948F11" w14:textId="77777777" w:rsidR="005B6599" w:rsidRDefault="005B6599">
      <w:pPr>
        <w:pStyle w:val="CommentText"/>
      </w:pPr>
    </w:p>
    <w:p w14:paraId="5D413C17" w14:textId="77777777" w:rsidR="005B6599" w:rsidRDefault="005B6599" w:rsidP="00AF2529">
      <w:pPr>
        <w:pStyle w:val="HTMLPreformatted"/>
        <w:rPr>
          <w:color w:val="000000"/>
        </w:rPr>
      </w:pPr>
      <w:r>
        <w:rPr>
          <w:color w:val="000000"/>
        </w:rPr>
        <w:t>@</w:t>
      </w:r>
      <w:proofErr w:type="gramStart"/>
      <w:r>
        <w:rPr>
          <w:color w:val="000000"/>
        </w:rPr>
        <w:t>article{</w:t>
      </w:r>
      <w:proofErr w:type="gramEnd"/>
      <w:r>
        <w:rPr>
          <w:color w:val="000000"/>
        </w:rPr>
        <w:t>lemke2015metalearning,</w:t>
      </w:r>
    </w:p>
    <w:p w14:paraId="2AAB320C" w14:textId="77777777" w:rsidR="005B6599" w:rsidRDefault="005B6599" w:rsidP="00AF2529">
      <w:pPr>
        <w:pStyle w:val="HTMLPreformatted"/>
        <w:rPr>
          <w:color w:val="000000"/>
        </w:rPr>
      </w:pPr>
      <w:r>
        <w:rPr>
          <w:color w:val="000000"/>
        </w:rPr>
        <w:t xml:space="preserve">  title</w:t>
      </w:r>
      <w:proofErr w:type="gramStart"/>
      <w:r>
        <w:rPr>
          <w:color w:val="000000"/>
        </w:rPr>
        <w:t>={</w:t>
      </w:r>
      <w:proofErr w:type="spellStart"/>
      <w:proofErr w:type="gramEnd"/>
      <w:r>
        <w:rPr>
          <w:color w:val="000000"/>
        </w:rPr>
        <w:t>Metalearning</w:t>
      </w:r>
      <w:proofErr w:type="spellEnd"/>
      <w:r>
        <w:rPr>
          <w:color w:val="000000"/>
        </w:rPr>
        <w:t>: a survey of trends and technologies},</w:t>
      </w:r>
    </w:p>
    <w:p w14:paraId="04ABBB39" w14:textId="77777777" w:rsidR="005B6599" w:rsidRDefault="005B6599" w:rsidP="00AF2529">
      <w:pPr>
        <w:pStyle w:val="HTMLPreformatted"/>
        <w:rPr>
          <w:color w:val="000000"/>
        </w:rPr>
      </w:pPr>
      <w:r>
        <w:rPr>
          <w:color w:val="000000"/>
        </w:rPr>
        <w:t xml:space="preserve">  author</w:t>
      </w:r>
      <w:proofErr w:type="gramStart"/>
      <w:r>
        <w:rPr>
          <w:color w:val="000000"/>
        </w:rPr>
        <w:t>={</w:t>
      </w:r>
      <w:proofErr w:type="gramEnd"/>
      <w:r>
        <w:rPr>
          <w:color w:val="000000"/>
        </w:rPr>
        <w:t xml:space="preserve">Lemke, Christiane and </w:t>
      </w:r>
      <w:proofErr w:type="spellStart"/>
      <w:r>
        <w:rPr>
          <w:color w:val="000000"/>
        </w:rPr>
        <w:t>Budka</w:t>
      </w:r>
      <w:proofErr w:type="spellEnd"/>
      <w:r>
        <w:rPr>
          <w:color w:val="000000"/>
        </w:rPr>
        <w:t xml:space="preserve">, Marcin and </w:t>
      </w:r>
      <w:proofErr w:type="spellStart"/>
      <w:r>
        <w:rPr>
          <w:color w:val="000000"/>
        </w:rPr>
        <w:t>Gabrys</w:t>
      </w:r>
      <w:proofErr w:type="spellEnd"/>
      <w:r>
        <w:rPr>
          <w:color w:val="000000"/>
        </w:rPr>
        <w:t>, Bogdan},</w:t>
      </w:r>
    </w:p>
    <w:p w14:paraId="4B3A2A69" w14:textId="77777777" w:rsidR="005B6599" w:rsidRDefault="005B6599" w:rsidP="00AF2529">
      <w:pPr>
        <w:pStyle w:val="HTMLPreformatted"/>
        <w:rPr>
          <w:color w:val="000000"/>
        </w:rPr>
      </w:pPr>
      <w:r>
        <w:rPr>
          <w:color w:val="000000"/>
        </w:rPr>
        <w:t xml:space="preserve">  journal</w:t>
      </w:r>
      <w:proofErr w:type="gramStart"/>
      <w:r>
        <w:rPr>
          <w:color w:val="000000"/>
        </w:rPr>
        <w:t>={</w:t>
      </w:r>
      <w:proofErr w:type="gramEnd"/>
      <w:r>
        <w:rPr>
          <w:color w:val="000000"/>
        </w:rPr>
        <w:t>Artificial intelligence review},</w:t>
      </w:r>
    </w:p>
    <w:p w14:paraId="1179DA89" w14:textId="77777777" w:rsidR="005B6599" w:rsidRDefault="005B6599" w:rsidP="00AF2529">
      <w:pPr>
        <w:pStyle w:val="HTMLPreformatted"/>
        <w:rPr>
          <w:color w:val="000000"/>
        </w:rPr>
      </w:pPr>
      <w:r>
        <w:rPr>
          <w:color w:val="000000"/>
        </w:rPr>
        <w:t xml:space="preserve">  volume</w:t>
      </w:r>
      <w:proofErr w:type="gramStart"/>
      <w:r>
        <w:rPr>
          <w:color w:val="000000"/>
        </w:rPr>
        <w:t>={</w:t>
      </w:r>
      <w:proofErr w:type="gramEnd"/>
      <w:r>
        <w:rPr>
          <w:color w:val="000000"/>
        </w:rPr>
        <w:t>44},</w:t>
      </w:r>
    </w:p>
    <w:p w14:paraId="0AC16BD3" w14:textId="77777777" w:rsidR="005B6599" w:rsidRDefault="005B6599" w:rsidP="00AF2529">
      <w:pPr>
        <w:pStyle w:val="HTMLPreformatted"/>
        <w:rPr>
          <w:color w:val="000000"/>
        </w:rPr>
      </w:pPr>
      <w:r>
        <w:rPr>
          <w:color w:val="000000"/>
        </w:rPr>
        <w:t xml:space="preserve">  number</w:t>
      </w:r>
      <w:proofErr w:type="gramStart"/>
      <w:r>
        <w:rPr>
          <w:color w:val="000000"/>
        </w:rPr>
        <w:t>={</w:t>
      </w:r>
      <w:proofErr w:type="gramEnd"/>
      <w:r>
        <w:rPr>
          <w:color w:val="000000"/>
        </w:rPr>
        <w:t>1},</w:t>
      </w:r>
    </w:p>
    <w:p w14:paraId="39523E04" w14:textId="77777777" w:rsidR="005B6599" w:rsidRDefault="005B6599" w:rsidP="00AF2529">
      <w:pPr>
        <w:pStyle w:val="HTMLPreformatted"/>
        <w:rPr>
          <w:color w:val="000000"/>
        </w:rPr>
      </w:pPr>
      <w:r>
        <w:rPr>
          <w:color w:val="000000"/>
        </w:rPr>
        <w:t xml:space="preserve">  pages</w:t>
      </w:r>
      <w:proofErr w:type="gramStart"/>
      <w:r>
        <w:rPr>
          <w:color w:val="000000"/>
        </w:rPr>
        <w:t>={</w:t>
      </w:r>
      <w:proofErr w:type="gramEnd"/>
      <w:r>
        <w:rPr>
          <w:color w:val="000000"/>
        </w:rPr>
        <w:t>117--130},</w:t>
      </w:r>
    </w:p>
    <w:p w14:paraId="2321FA6B" w14:textId="77777777" w:rsidR="005B6599" w:rsidRDefault="005B6599" w:rsidP="00AF2529">
      <w:pPr>
        <w:pStyle w:val="HTMLPreformatted"/>
        <w:rPr>
          <w:color w:val="000000"/>
        </w:rPr>
      </w:pPr>
      <w:r>
        <w:rPr>
          <w:color w:val="000000"/>
        </w:rPr>
        <w:t xml:space="preserve">  year</w:t>
      </w:r>
      <w:proofErr w:type="gramStart"/>
      <w:r>
        <w:rPr>
          <w:color w:val="000000"/>
        </w:rPr>
        <w:t>={</w:t>
      </w:r>
      <w:proofErr w:type="gramEnd"/>
      <w:r>
        <w:rPr>
          <w:color w:val="000000"/>
        </w:rPr>
        <w:t>2015},</w:t>
      </w:r>
    </w:p>
    <w:p w14:paraId="6990A1FA" w14:textId="77777777" w:rsidR="005B6599" w:rsidRDefault="005B6599" w:rsidP="00AF2529">
      <w:pPr>
        <w:pStyle w:val="HTMLPreformatted"/>
        <w:rPr>
          <w:color w:val="000000"/>
        </w:rPr>
      </w:pPr>
      <w:r>
        <w:rPr>
          <w:color w:val="000000"/>
        </w:rPr>
        <w:t xml:space="preserve">  publisher={Springer}</w:t>
      </w:r>
    </w:p>
    <w:p w14:paraId="6CA2DC1E" w14:textId="77777777" w:rsidR="005B6599" w:rsidRPr="00AF2529" w:rsidRDefault="005B6599" w:rsidP="00AF2529">
      <w:pPr>
        <w:pStyle w:val="HTMLPreformatted"/>
        <w:rPr>
          <w:color w:val="000000"/>
        </w:rPr>
      </w:pPr>
      <w:r>
        <w:rPr>
          <w:color w:val="000000"/>
        </w:rPr>
        <w:t>}</w:t>
      </w:r>
    </w:p>
  </w:comment>
  <w:comment w:id="177" w:author="JMS Bowden" w:date="2017-07-07T10:15:00Z" w:initials="JB">
    <w:p w14:paraId="4335C8F3" w14:textId="77777777" w:rsidR="005B6599" w:rsidRDefault="005B6599">
      <w:pPr>
        <w:pStyle w:val="CommentText"/>
      </w:pPr>
      <w:r>
        <w:rPr>
          <w:rStyle w:val="CommentReference"/>
        </w:rPr>
        <w:annotationRef/>
      </w:r>
      <w:r>
        <w:t xml:space="preserve">I guess you need to encase this </w:t>
      </w:r>
      <w:proofErr w:type="gramStart"/>
      <w:r>
        <w:t>within  a</w:t>
      </w:r>
      <w:proofErr w:type="gramEnd"/>
      <w:r>
        <w:t xml:space="preserve"> ceiling or floor function</w:t>
      </w:r>
    </w:p>
    <w:p w14:paraId="016AD9B0" w14:textId="77777777" w:rsidR="005B6599" w:rsidRDefault="005B6599">
      <w:pPr>
        <w:pStyle w:val="CommentText"/>
      </w:pPr>
      <w:proofErr w:type="spellStart"/>
      <w:r>
        <w:t>e.g</w:t>
      </w:r>
      <w:proofErr w:type="spellEnd"/>
      <w:r>
        <w:t xml:space="preserve"> </w:t>
      </w:r>
    </w:p>
    <w:p w14:paraId="7B2DEC62" w14:textId="77777777" w:rsidR="005B6599" w:rsidRDefault="005B6599">
      <w:pPr>
        <w:pStyle w:val="CommentText"/>
      </w:pPr>
    </w:p>
    <w:p w14:paraId="2BD25554" w14:textId="77777777" w:rsidR="005B6599" w:rsidRDefault="005B6599">
      <w:pPr>
        <w:pStyle w:val="CommentText"/>
      </w:pPr>
      <w:r>
        <w:t>floor(M*</w:t>
      </w:r>
      <w:proofErr w:type="spellStart"/>
      <w:r>
        <w:t>Sx</w:t>
      </w:r>
      <w:proofErr w:type="spellEnd"/>
      <w:r>
        <w:t>)/M</w:t>
      </w:r>
    </w:p>
    <w:p w14:paraId="3F2041EB" w14:textId="77777777" w:rsidR="005B6599" w:rsidRDefault="005B6599">
      <w:pPr>
        <w:pStyle w:val="CommentText"/>
      </w:pPr>
    </w:p>
    <w:p w14:paraId="538DBC5F" w14:textId="77777777" w:rsidR="005B6599" w:rsidRDefault="005B6599">
      <w:pPr>
        <w:pStyle w:val="CommentText"/>
      </w:pPr>
      <w:r>
        <w:t>to get an exact proportion</w:t>
      </w:r>
    </w:p>
  </w:comment>
  <w:comment w:id="202" w:author="JMS Bowden" w:date="2017-07-07T10:19:00Z" w:initials="JB">
    <w:p w14:paraId="46CF3746" w14:textId="77777777" w:rsidR="005B6599" w:rsidRDefault="005B6599">
      <w:pPr>
        <w:pStyle w:val="CommentText"/>
      </w:pPr>
      <w:r>
        <w:rPr>
          <w:rStyle w:val="CommentReference"/>
        </w:rPr>
        <w:annotationRef/>
      </w:r>
      <w:r>
        <w:t>what’s this again?</w:t>
      </w:r>
    </w:p>
  </w:comment>
  <w:comment w:id="227" w:author="JMS Bowden" w:date="2017-07-07T10:20:00Z" w:initials="JB">
    <w:p w14:paraId="33E44260" w14:textId="77777777" w:rsidR="005B6599" w:rsidRDefault="005B6599">
      <w:pPr>
        <w:pStyle w:val="CommentText"/>
      </w:pPr>
      <w:r>
        <w:rPr>
          <w:rStyle w:val="CommentReference"/>
        </w:rPr>
        <w:annotationRef/>
      </w:r>
      <w:r>
        <w:t>Some repetition of previous sentence here</w:t>
      </w:r>
    </w:p>
  </w:comment>
  <w:comment w:id="228" w:author="JMS Bowden" w:date="2017-07-07T10:23:00Z" w:initials="JB">
    <w:p w14:paraId="70A5D5B3" w14:textId="77777777" w:rsidR="005B6599" w:rsidRDefault="005B6599">
      <w:pPr>
        <w:pStyle w:val="CommentText"/>
      </w:pPr>
      <w:r>
        <w:rPr>
          <w:rStyle w:val="CommentReference"/>
        </w:rPr>
        <w:annotationRef/>
      </w:r>
      <w:r>
        <w:t xml:space="preserve">In this </w:t>
      </w:r>
      <w:proofErr w:type="gramStart"/>
      <w:r>
        <w:t>case</w:t>
      </w:r>
      <w:proofErr w:type="gramEnd"/>
      <w:r>
        <w:t xml:space="preserve"> the IVW analysis would be the clear winner (if you could detect and remove all invalid instruments)</w:t>
      </w:r>
    </w:p>
    <w:p w14:paraId="25041AD5" w14:textId="77777777" w:rsidR="005B6599" w:rsidRDefault="005B6599">
      <w:pPr>
        <w:pStyle w:val="CommentText"/>
      </w:pPr>
    </w:p>
    <w:p w14:paraId="298618F3" w14:textId="77777777" w:rsidR="005B6599" w:rsidRDefault="005B6599">
      <w:pPr>
        <w:pStyle w:val="CommentText"/>
      </w:pPr>
      <w:r>
        <w:t xml:space="preserve">I think a couple </w:t>
      </w:r>
      <w:proofErr w:type="gramStart"/>
      <w:r>
        <w:t>more simple</w:t>
      </w:r>
      <w:proofErr w:type="gramEnd"/>
      <w:r>
        <w:t xml:space="preserve"> examples would be good here to illustrate what will </w:t>
      </w:r>
      <w:proofErr w:type="spellStart"/>
      <w:r>
        <w:t>happe</w:t>
      </w:r>
      <w:proofErr w:type="spellEnd"/>
    </w:p>
    <w:p w14:paraId="1877E544" w14:textId="77777777" w:rsidR="005B6599" w:rsidRDefault="005B6599">
      <w:pPr>
        <w:pStyle w:val="CommentText"/>
      </w:pPr>
    </w:p>
    <w:p w14:paraId="4AA32404" w14:textId="77777777" w:rsidR="005B6599" w:rsidRDefault="005B6599">
      <w:pPr>
        <w:pStyle w:val="CommentText"/>
      </w:pPr>
      <w:proofErr w:type="spellStart"/>
      <w:r>
        <w:t>e.g</w:t>
      </w:r>
      <w:proofErr w:type="spellEnd"/>
      <w:r>
        <w:t xml:space="preserve"> 100% invalid but </w:t>
      </w:r>
      <w:proofErr w:type="spellStart"/>
      <w:r>
        <w:t>InSIDE</w:t>
      </w:r>
      <w:proofErr w:type="spellEnd"/>
      <w:r>
        <w:t xml:space="preserve"> holds – MR-Egger</w:t>
      </w:r>
    </w:p>
    <w:p w14:paraId="6FA97DC6" w14:textId="77777777" w:rsidR="005B6599" w:rsidRDefault="005B6599">
      <w:pPr>
        <w:pStyle w:val="CommentText"/>
      </w:pPr>
    </w:p>
    <w:p w14:paraId="544B0A57" w14:textId="77777777" w:rsidR="005B6599" w:rsidRDefault="005B6599">
      <w:pPr>
        <w:pStyle w:val="CommentText"/>
      </w:pPr>
      <w:proofErr w:type="spellStart"/>
      <w:r>
        <w:t>e.g</w:t>
      </w:r>
      <w:proofErr w:type="spellEnd"/>
      <w:r>
        <w:t xml:space="preserve"> 40% invalid </w:t>
      </w:r>
      <w:proofErr w:type="spellStart"/>
      <w:r>
        <w:t>InSIDE</w:t>
      </w:r>
      <w:proofErr w:type="spellEnd"/>
      <w:r>
        <w:t xml:space="preserve"> violated – Median</w:t>
      </w:r>
    </w:p>
    <w:p w14:paraId="5DD89DB8" w14:textId="77777777" w:rsidR="005B6599" w:rsidRDefault="005B6599">
      <w:pPr>
        <w:pStyle w:val="CommentText"/>
      </w:pPr>
      <w:proofErr w:type="spellStart"/>
      <w:r>
        <w:t>e.g</w:t>
      </w:r>
      <w:proofErr w:type="spellEnd"/>
      <w:r>
        <w:t xml:space="preserve"> 80% invalid ZEMPA holds – Mode</w:t>
      </w:r>
    </w:p>
    <w:p w14:paraId="5A278E2F" w14:textId="77777777" w:rsidR="005B6599" w:rsidRDefault="005B6599">
      <w:pPr>
        <w:pStyle w:val="CommentText"/>
      </w:pPr>
    </w:p>
    <w:p w14:paraId="3A8681F5" w14:textId="77777777" w:rsidR="005B6599" w:rsidRDefault="005B6599">
      <w:pPr>
        <w:pStyle w:val="CommentText"/>
      </w:pPr>
    </w:p>
    <w:p w14:paraId="55346886" w14:textId="77777777" w:rsidR="005B6599" w:rsidRDefault="005B6599">
      <w:pPr>
        <w:pStyle w:val="CommentText"/>
      </w:pPr>
      <w:r>
        <w:t xml:space="preserve">A key thing here is </w:t>
      </w:r>
      <w:proofErr w:type="spellStart"/>
      <w:r>
        <w:t>InSIDE</w:t>
      </w:r>
      <w:proofErr w:type="spellEnd"/>
      <w:r>
        <w:t xml:space="preserve">. It would be good to develop a test of </w:t>
      </w:r>
      <w:proofErr w:type="spellStart"/>
      <w:r>
        <w:t>InSIDE</w:t>
      </w:r>
      <w:proofErr w:type="spellEnd"/>
      <w:r>
        <w:t xml:space="preserve"> to put into this algorithm eventually (some people at the conference will be talking about this)</w:t>
      </w:r>
    </w:p>
    <w:p w14:paraId="569AB252" w14:textId="77777777" w:rsidR="005B6599" w:rsidRDefault="005B6599">
      <w:pPr>
        <w:pStyle w:val="CommentText"/>
      </w:pPr>
    </w:p>
  </w:comment>
  <w:comment w:id="263" w:author="Tom Gaunt" w:date="2017-07-07T15:59:00Z" w:initials="TG">
    <w:p w14:paraId="1C14EE0C" w14:textId="77777777" w:rsidR="005B6599" w:rsidRDefault="005B6599">
      <w:pPr>
        <w:pStyle w:val="CommentText"/>
      </w:pPr>
      <w:r>
        <w:rPr>
          <w:rStyle w:val="CommentReference"/>
        </w:rPr>
        <w:annotationRef/>
      </w:r>
      <w:r>
        <w:t xml:space="preserve">Let me know when you want me to set up external URLs that can be accessed from outside the network. Probably easiest to use the </w:t>
      </w:r>
      <w:proofErr w:type="spellStart"/>
      <w:r>
        <w:t>mrsoftware</w:t>
      </w:r>
      <w:proofErr w:type="spellEnd"/>
      <w:r>
        <w:t xml:space="preserve"> URL, but could use </w:t>
      </w:r>
      <w:proofErr w:type="spellStart"/>
      <w:r>
        <w:t>biocompute</w:t>
      </w:r>
      <w:proofErr w:type="spellEnd"/>
      <w:r>
        <w:t xml:space="preserve"> or </w:t>
      </w:r>
      <w:proofErr w:type="spellStart"/>
      <w:r>
        <w:t>mrbase</w:t>
      </w:r>
      <w:proofErr w:type="spellEnd"/>
      <w:r>
        <w:t>.</w:t>
      </w:r>
    </w:p>
  </w:comment>
  <w:comment w:id="277" w:author="Tom Gaunt" w:date="2017-07-07T16:08:00Z" w:initials="TG">
    <w:p w14:paraId="03CEB2F8" w14:textId="77777777" w:rsidR="005B6599" w:rsidRDefault="005B6599">
      <w:pPr>
        <w:pStyle w:val="CommentText"/>
      </w:pPr>
      <w:r>
        <w:rPr>
          <w:rStyle w:val="CommentReference"/>
        </w:rPr>
        <w:annotationRef/>
      </w:r>
      <w:r>
        <w:t xml:space="preserve">I think this needs more explanation. The </w:t>
      </w:r>
      <w:proofErr w:type="spellStart"/>
      <w:r>
        <w:t>MoE</w:t>
      </w:r>
      <w:proofErr w:type="spellEnd"/>
      <w:r>
        <w:t xml:space="preserve"> selects a method for each dataset. You could calculate an accuracy/precision (or other metrics) based on whether those selections match your “ground truth”.  I’m not sure how the </w:t>
      </w:r>
      <w:proofErr w:type="spellStart"/>
      <w:r>
        <w:t>MoE</w:t>
      </w:r>
      <w:proofErr w:type="spellEnd"/>
      <w:r>
        <w:t xml:space="preserve"> predicts performance – this perhaps needs a slightly clearer explanation…</w:t>
      </w:r>
    </w:p>
  </w:comment>
  <w:comment w:id="278" w:author="Gibran Hemani" w:date="2017-07-29T12:55:00Z" w:initials="GH">
    <w:p w14:paraId="5A3059DD" w14:textId="3A44A800" w:rsidR="005B6599" w:rsidRDefault="005B6599">
      <w:pPr>
        <w:pStyle w:val="CommentText"/>
      </w:pPr>
      <w:r>
        <w:rPr>
          <w:rStyle w:val="CommentReference"/>
        </w:rPr>
        <w:annotationRef/>
      </w:r>
      <w:r>
        <w:t>Tried to provide a bit more explanation</w:t>
      </w:r>
    </w:p>
  </w:comment>
  <w:comment w:id="281" w:author="Tom Gaunt" w:date="2017-07-07T16:07:00Z" w:initials="TG">
    <w:p w14:paraId="56CC2EE2" w14:textId="77777777" w:rsidR="005B6599" w:rsidRDefault="005B6599">
      <w:pPr>
        <w:pStyle w:val="CommentText"/>
      </w:pPr>
      <w:r>
        <w:rPr>
          <w:rStyle w:val="CommentReference"/>
        </w:rPr>
        <w:annotationRef/>
      </w:r>
      <w:r>
        <w:t>I’m not sure I understand this. You are presumably talking about the features (in ST3). To me it makes more sense to talk about their importance for each predictor rather than each dataset (differing importance between datasets would be normal).</w:t>
      </w:r>
    </w:p>
  </w:comment>
  <w:comment w:id="282" w:author="Gibran Hemani" w:date="2017-07-29T12:55:00Z" w:initials="GH">
    <w:p w14:paraId="728FAA85" w14:textId="2F4737B1" w:rsidR="005B6599" w:rsidRDefault="005B6599">
      <w:pPr>
        <w:pStyle w:val="CommentText"/>
      </w:pPr>
      <w:r>
        <w:rPr>
          <w:rStyle w:val="CommentReference"/>
        </w:rPr>
        <w:annotationRef/>
      </w:r>
      <w:r>
        <w:t>Agreed that was typo thanks</w:t>
      </w:r>
    </w:p>
  </w:comment>
  <w:comment w:id="287" w:author="Tom Gaunt" w:date="2017-07-07T16:12:00Z" w:initials="TG">
    <w:p w14:paraId="016FAF04" w14:textId="77777777" w:rsidR="005B6599" w:rsidRDefault="005B6599">
      <w:pPr>
        <w:pStyle w:val="CommentText"/>
      </w:pPr>
      <w:r>
        <w:rPr>
          <w:rStyle w:val="CommentReference"/>
        </w:rPr>
        <w:annotationRef/>
      </w:r>
      <w:r>
        <w:rPr>
          <w:rStyle w:val="CommentReference"/>
        </w:rPr>
        <w:t>I think this is clearer.</w:t>
      </w:r>
    </w:p>
  </w:comment>
  <w:comment w:id="290" w:author="Tom Gaunt" w:date="2017-07-07T16:14:00Z" w:initials="TG">
    <w:p w14:paraId="14719452" w14:textId="77777777" w:rsidR="005B6599" w:rsidRDefault="005B6599">
      <w:pPr>
        <w:pStyle w:val="CommentText"/>
      </w:pPr>
      <w:r>
        <w:rPr>
          <w:rStyle w:val="CommentReference"/>
        </w:rPr>
        <w:annotationRef/>
      </w:r>
      <w:r>
        <w:t xml:space="preserve">I think I’m clear on this. </w:t>
      </w:r>
    </w:p>
    <w:p w14:paraId="6453D57E" w14:textId="77777777" w:rsidR="005B6599" w:rsidRDefault="005B6599">
      <w:pPr>
        <w:pStyle w:val="CommentText"/>
      </w:pPr>
      <w:r>
        <w:t xml:space="preserve">I still think (as mentioned above) it would be good to have some indication of accuracy of the </w:t>
      </w:r>
      <w:proofErr w:type="spellStart"/>
      <w:r>
        <w:t>MoE</w:t>
      </w:r>
      <w:proofErr w:type="spellEnd"/>
      <w:r>
        <w:t xml:space="preserve"> for each method – </w:t>
      </w:r>
      <w:proofErr w:type="spellStart"/>
      <w:r>
        <w:t>ie</w:t>
      </w:r>
      <w:proofErr w:type="spellEnd"/>
      <w:r>
        <w:t xml:space="preserve"> are there some methods it is better at selecting appropriately?</w:t>
      </w:r>
    </w:p>
  </w:comment>
  <w:comment w:id="294" w:author="JMS Bowden" w:date="2017-07-07T10:33:00Z" w:initials="JB">
    <w:p w14:paraId="3055B8C0" w14:textId="77777777" w:rsidR="005B6599" w:rsidRDefault="005B6599">
      <w:pPr>
        <w:pStyle w:val="CommentText"/>
      </w:pPr>
      <w:r>
        <w:rPr>
          <w:rStyle w:val="CommentReference"/>
        </w:rPr>
        <w:annotationRef/>
      </w:r>
      <w:r>
        <w:t xml:space="preserve">Even MR –Egger under </w:t>
      </w:r>
      <w:proofErr w:type="spellStart"/>
      <w:r>
        <w:t>InSIDE</w:t>
      </w:r>
      <w:proofErr w:type="spellEnd"/>
      <w:r>
        <w:t>?</w:t>
      </w:r>
    </w:p>
  </w:comment>
  <w:comment w:id="295" w:author="Gibran Hemani" w:date="2017-07-29T12:58:00Z" w:initials="GH">
    <w:p w14:paraId="3C4CA1F4" w14:textId="0E510CA9" w:rsidR="005B6599" w:rsidRDefault="005B6599">
      <w:pPr>
        <w:pStyle w:val="CommentText"/>
      </w:pPr>
      <w:r>
        <w:rPr>
          <w:rStyle w:val="CommentReference"/>
        </w:rPr>
        <w:annotationRef/>
      </w:r>
      <w:r w:rsidR="001F42BF">
        <w:rPr>
          <w:rStyle w:val="CommentReference"/>
        </w:rPr>
        <w:t>F</w:t>
      </w:r>
      <w:r>
        <w:t>igure 3a seems to show this</w:t>
      </w:r>
      <w:r w:rsidR="001F42BF">
        <w:t xml:space="preserve"> though Rucker is the best performer in terms of FDR</w:t>
      </w:r>
    </w:p>
  </w:comment>
  <w:comment w:id="300" w:author="Tom Gaunt" w:date="2017-07-07T16:15:00Z" w:initials="TG">
    <w:p w14:paraId="2B2CCB97" w14:textId="77777777" w:rsidR="005B6599" w:rsidRDefault="005B6599">
      <w:pPr>
        <w:pStyle w:val="CommentText"/>
      </w:pPr>
      <w:r>
        <w:rPr>
          <w:rStyle w:val="CommentReference"/>
        </w:rPr>
        <w:annotationRef/>
      </w:r>
      <w:r>
        <w:t>Perhaps worth a quick chat next week – I was getting a bit confused by some duplicate nodes, but probably just me!</w:t>
      </w:r>
    </w:p>
  </w:comment>
  <w:comment w:id="301" w:author="Tom Gaunt" w:date="2017-07-07T16:16:00Z" w:initials="TG">
    <w:p w14:paraId="249C3C98" w14:textId="77777777" w:rsidR="005B6599" w:rsidRDefault="005B6599">
      <w:pPr>
        <w:pStyle w:val="CommentText"/>
      </w:pPr>
      <w:r>
        <w:rPr>
          <w:rStyle w:val="CommentReference"/>
        </w:rPr>
        <w:annotationRef/>
      </w:r>
      <w:proofErr w:type="gramStart"/>
      <w:r>
        <w:t>Also</w:t>
      </w:r>
      <w:proofErr w:type="gramEnd"/>
      <w:r>
        <w:t xml:space="preserve"> would be good to have a chat about these – </w:t>
      </w:r>
      <w:proofErr w:type="spellStart"/>
      <w:r>
        <w:t>esp</w:t>
      </w:r>
      <w:proofErr w:type="spellEnd"/>
      <w:r>
        <w:t xml:space="preserve"> on filtering nonsensical causal relationships. I have some ideas, but would be useful to have a discussion.</w:t>
      </w:r>
    </w:p>
  </w:comment>
  <w:comment w:id="331" w:author="JMS Bowden" w:date="2017-07-07T10:39:00Z" w:initials="JB">
    <w:p w14:paraId="536AE75E" w14:textId="77777777" w:rsidR="005B6599" w:rsidRDefault="005B6599">
      <w:pPr>
        <w:pStyle w:val="CommentText"/>
      </w:pPr>
      <w:r>
        <w:rPr>
          <w:rStyle w:val="CommentReference"/>
        </w:rPr>
        <w:annotationRef/>
      </w:r>
      <w:r>
        <w:t>Could this be because Parents schooling influences childhood schooling and childhood intelligence?</w:t>
      </w:r>
    </w:p>
  </w:comment>
  <w:comment w:id="328" w:author="GDS" w:date="2017-07-07T11:53:00Z" w:initials="GDS">
    <w:p w14:paraId="473ADC1C" w14:textId="77777777" w:rsidR="005B6599" w:rsidRDefault="005B6599">
      <w:pPr>
        <w:pStyle w:val="CommentText"/>
      </w:pPr>
      <w:r>
        <w:rPr>
          <w:rStyle w:val="CommentReference"/>
        </w:rPr>
        <w:annotationRef/>
      </w:r>
      <w:r>
        <w:t>Should highlight that MR of everything verses everything avoids cherry picking of findings.</w:t>
      </w:r>
    </w:p>
  </w:comment>
  <w:comment w:id="329" w:author="Tom Gaunt" w:date="2017-07-07T16:19:00Z" w:initials="TG">
    <w:p w14:paraId="381B0BA5" w14:textId="77777777" w:rsidR="005B6599" w:rsidRDefault="005B6599">
      <w:pPr>
        <w:pStyle w:val="CommentText"/>
      </w:pPr>
      <w:r>
        <w:rPr>
          <w:rStyle w:val="CommentReference"/>
        </w:rPr>
        <w:annotationRef/>
      </w:r>
      <w:r>
        <w:t>EXCEPT that MR-Eve enables cherry-picking of findings… But this is an important point.</w:t>
      </w:r>
    </w:p>
  </w:comment>
  <w:comment w:id="330" w:author="Gibran Hemani" w:date="2017-07-29T13:03:00Z" w:initials="GH">
    <w:p w14:paraId="52C48A62" w14:textId="473A553B" w:rsidR="00390169" w:rsidRDefault="00390169">
      <w:pPr>
        <w:pStyle w:val="CommentText"/>
      </w:pPr>
      <w:r>
        <w:rPr>
          <w:rStyle w:val="CommentReference"/>
        </w:rPr>
        <w:annotationRef/>
      </w:r>
      <w:r>
        <w:rPr>
          <w:rStyle w:val="CommentReference"/>
        </w:rPr>
        <w:t>Mentioned in discussion</w:t>
      </w:r>
    </w:p>
  </w:comment>
  <w:comment w:id="339" w:author="Peter Flach" w:date="2017-07-26T12:31:00Z" w:initials="PF">
    <w:p w14:paraId="6F0980C8" w14:textId="77777777" w:rsidR="005B6599" w:rsidRDefault="005B6599" w:rsidP="008B0959">
      <w:pPr>
        <w:pStyle w:val="HTMLPreformatted"/>
        <w:rPr>
          <w:color w:val="000000"/>
        </w:rPr>
      </w:pPr>
      <w:r>
        <w:rPr>
          <w:rStyle w:val="CommentReference"/>
        </w:rPr>
        <w:annotationRef/>
      </w:r>
      <w:r>
        <w:rPr>
          <w:color w:val="000000"/>
        </w:rPr>
        <w:t>@</w:t>
      </w:r>
      <w:proofErr w:type="gramStart"/>
      <w:r>
        <w:rPr>
          <w:color w:val="000000"/>
        </w:rPr>
        <w:t>article{</w:t>
      </w:r>
      <w:proofErr w:type="gramEnd"/>
      <w:r>
        <w:rPr>
          <w:color w:val="000000"/>
        </w:rPr>
        <w:t>kotthoff2016auto,</w:t>
      </w:r>
    </w:p>
    <w:p w14:paraId="5A9E7449" w14:textId="77777777" w:rsidR="005B6599" w:rsidRDefault="005B6599" w:rsidP="008B0959">
      <w:pPr>
        <w:pStyle w:val="HTMLPreformatted"/>
        <w:rPr>
          <w:color w:val="000000"/>
        </w:rPr>
      </w:pPr>
      <w:r>
        <w:rPr>
          <w:color w:val="000000"/>
        </w:rPr>
        <w:t xml:space="preserve">  title</w:t>
      </w:r>
      <w:proofErr w:type="gramStart"/>
      <w:r>
        <w:rPr>
          <w:color w:val="000000"/>
        </w:rPr>
        <w:t>={</w:t>
      </w:r>
      <w:proofErr w:type="gramEnd"/>
      <w:r>
        <w:rPr>
          <w:color w:val="000000"/>
        </w:rPr>
        <w:t xml:space="preserve">Auto-WEKA 2.0: Automatic model selection and </w:t>
      </w:r>
      <w:proofErr w:type="spellStart"/>
      <w:r>
        <w:rPr>
          <w:color w:val="000000"/>
        </w:rPr>
        <w:t>hyperparameter</w:t>
      </w:r>
      <w:proofErr w:type="spellEnd"/>
      <w:r>
        <w:rPr>
          <w:color w:val="000000"/>
        </w:rPr>
        <w:t xml:space="preserve"> optimization in WEKA},</w:t>
      </w:r>
    </w:p>
    <w:p w14:paraId="0BE009A3" w14:textId="77777777" w:rsidR="005B6599" w:rsidRDefault="005B6599" w:rsidP="008B0959">
      <w:pPr>
        <w:pStyle w:val="HTMLPreformatted"/>
        <w:rPr>
          <w:color w:val="000000"/>
        </w:rPr>
      </w:pPr>
      <w:r>
        <w:rPr>
          <w:color w:val="000000"/>
        </w:rPr>
        <w:t xml:space="preserve">  author</w:t>
      </w:r>
      <w:proofErr w:type="gramStart"/>
      <w:r>
        <w:rPr>
          <w:color w:val="000000"/>
        </w:rPr>
        <w:t>={</w:t>
      </w:r>
      <w:proofErr w:type="spellStart"/>
      <w:proofErr w:type="gramEnd"/>
      <w:r>
        <w:rPr>
          <w:color w:val="000000"/>
        </w:rPr>
        <w:t>Kotthoff</w:t>
      </w:r>
      <w:proofErr w:type="spellEnd"/>
      <w:r>
        <w:rPr>
          <w:color w:val="000000"/>
        </w:rPr>
        <w:t xml:space="preserve">, Lars and Thornton, Chris and </w:t>
      </w:r>
      <w:proofErr w:type="spellStart"/>
      <w:r>
        <w:rPr>
          <w:color w:val="000000"/>
        </w:rPr>
        <w:t>Hoos</w:t>
      </w:r>
      <w:proofErr w:type="spellEnd"/>
      <w:r>
        <w:rPr>
          <w:color w:val="000000"/>
        </w:rPr>
        <w:t xml:space="preserve">, Holger H and </w:t>
      </w:r>
      <w:proofErr w:type="spellStart"/>
      <w:r>
        <w:rPr>
          <w:color w:val="000000"/>
        </w:rPr>
        <w:t>Hutter</w:t>
      </w:r>
      <w:proofErr w:type="spellEnd"/>
      <w:r>
        <w:rPr>
          <w:color w:val="000000"/>
        </w:rPr>
        <w:t xml:space="preserve">, Frank and </w:t>
      </w:r>
      <w:proofErr w:type="spellStart"/>
      <w:r>
        <w:rPr>
          <w:color w:val="000000"/>
        </w:rPr>
        <w:t>Leyton</w:t>
      </w:r>
      <w:proofErr w:type="spellEnd"/>
      <w:r>
        <w:rPr>
          <w:color w:val="000000"/>
        </w:rPr>
        <w:t>-Brown, Kevin},</w:t>
      </w:r>
    </w:p>
    <w:p w14:paraId="2CDE6205" w14:textId="77777777" w:rsidR="005B6599" w:rsidRDefault="005B6599" w:rsidP="008B0959">
      <w:pPr>
        <w:pStyle w:val="HTMLPreformatted"/>
        <w:rPr>
          <w:color w:val="000000"/>
        </w:rPr>
      </w:pPr>
      <w:r>
        <w:rPr>
          <w:color w:val="000000"/>
        </w:rPr>
        <w:t xml:space="preserve">  journal</w:t>
      </w:r>
      <w:proofErr w:type="gramStart"/>
      <w:r>
        <w:rPr>
          <w:color w:val="000000"/>
        </w:rPr>
        <w:t>={</w:t>
      </w:r>
      <w:proofErr w:type="gramEnd"/>
      <w:r>
        <w:rPr>
          <w:color w:val="000000"/>
        </w:rPr>
        <w:t>Journal of Machine Learning Research},</w:t>
      </w:r>
    </w:p>
    <w:p w14:paraId="6A632F4F" w14:textId="77777777" w:rsidR="005B6599" w:rsidRDefault="005B6599" w:rsidP="008B0959">
      <w:pPr>
        <w:pStyle w:val="HTMLPreformatted"/>
        <w:rPr>
          <w:color w:val="000000"/>
        </w:rPr>
      </w:pPr>
      <w:r>
        <w:rPr>
          <w:color w:val="000000"/>
        </w:rPr>
        <w:t xml:space="preserve">  volume</w:t>
      </w:r>
      <w:proofErr w:type="gramStart"/>
      <w:r>
        <w:rPr>
          <w:color w:val="000000"/>
        </w:rPr>
        <w:t>={</w:t>
      </w:r>
      <w:proofErr w:type="gramEnd"/>
      <w:r>
        <w:rPr>
          <w:color w:val="000000"/>
        </w:rPr>
        <w:t>17},</w:t>
      </w:r>
    </w:p>
    <w:p w14:paraId="7A1ACD33" w14:textId="77777777" w:rsidR="005B6599" w:rsidRDefault="005B6599" w:rsidP="008B0959">
      <w:pPr>
        <w:pStyle w:val="HTMLPreformatted"/>
        <w:rPr>
          <w:color w:val="000000"/>
        </w:rPr>
      </w:pPr>
      <w:r>
        <w:rPr>
          <w:color w:val="000000"/>
        </w:rPr>
        <w:t xml:space="preserve">  pages</w:t>
      </w:r>
      <w:proofErr w:type="gramStart"/>
      <w:r>
        <w:rPr>
          <w:color w:val="000000"/>
        </w:rPr>
        <w:t>={</w:t>
      </w:r>
      <w:proofErr w:type="gramEnd"/>
      <w:r>
        <w:rPr>
          <w:color w:val="000000"/>
        </w:rPr>
        <w:t>1--5},</w:t>
      </w:r>
    </w:p>
    <w:p w14:paraId="713F261E" w14:textId="77777777" w:rsidR="005B6599" w:rsidRDefault="005B6599" w:rsidP="008B0959">
      <w:pPr>
        <w:pStyle w:val="HTMLPreformatted"/>
        <w:rPr>
          <w:color w:val="000000"/>
        </w:rPr>
      </w:pPr>
      <w:r>
        <w:rPr>
          <w:color w:val="000000"/>
        </w:rPr>
        <w:t xml:space="preserve">  year</w:t>
      </w:r>
      <w:proofErr w:type="gramStart"/>
      <w:r>
        <w:rPr>
          <w:color w:val="000000"/>
        </w:rPr>
        <w:t>={</w:t>
      </w:r>
      <w:proofErr w:type="gramEnd"/>
      <w:r>
        <w:rPr>
          <w:color w:val="000000"/>
        </w:rPr>
        <w:t>2016}</w:t>
      </w:r>
    </w:p>
    <w:p w14:paraId="1EA65233" w14:textId="77777777" w:rsidR="005B6599" w:rsidRDefault="005B6599" w:rsidP="008B0959">
      <w:pPr>
        <w:pStyle w:val="HTMLPreformatted"/>
        <w:rPr>
          <w:color w:val="000000"/>
        </w:rPr>
      </w:pPr>
      <w:r>
        <w:rPr>
          <w:color w:val="000000"/>
        </w:rPr>
        <w:t>}</w:t>
      </w:r>
    </w:p>
    <w:p w14:paraId="6DAC2765" w14:textId="77777777" w:rsidR="005B6599" w:rsidRDefault="005B6599">
      <w:pPr>
        <w:pStyle w:val="CommentText"/>
      </w:pPr>
    </w:p>
  </w:comment>
  <w:comment w:id="350" w:author="GDS" w:date="2017-07-07T11:54:00Z" w:initials="GDS">
    <w:p w14:paraId="7DF3EA66" w14:textId="77777777" w:rsidR="005B6599" w:rsidRDefault="005B6599">
      <w:pPr>
        <w:pStyle w:val="CommentText"/>
      </w:pPr>
      <w:r>
        <w:rPr>
          <w:rStyle w:val="CommentReference"/>
        </w:rPr>
        <w:annotationRef/>
      </w:r>
      <w:r>
        <w:t xml:space="preserve">Or one?  When you say is not yet possible surely it will never be possible (unless the </w:t>
      </w:r>
      <w:proofErr w:type="spellStart"/>
      <w:r>
        <w:t>Slichter</w:t>
      </w:r>
      <w:proofErr w:type="spellEnd"/>
      <w:r>
        <w:t xml:space="preserve"> regression really allows you to identify pleiotropy for single variants I suppose).</w:t>
      </w:r>
    </w:p>
  </w:comment>
  <w:comment w:id="351" w:author="Tom Gaunt" w:date="2017-07-07T16:22:00Z" w:initials="TG">
    <w:p w14:paraId="117449C3" w14:textId="77777777" w:rsidR="005B6599" w:rsidRDefault="005B6599">
      <w:pPr>
        <w:pStyle w:val="CommentText"/>
      </w:pPr>
      <w:r>
        <w:rPr>
          <w:rStyle w:val="CommentReference"/>
        </w:rPr>
        <w:annotationRef/>
      </w:r>
      <w:r>
        <w:t xml:space="preserve">Perhaps not in a purely statistical framework, but there may be more hope with addition of biological information…  </w:t>
      </w:r>
    </w:p>
  </w:comment>
  <w:comment w:id="360" w:author="GDS" w:date="2017-07-07T11:56:00Z" w:initials="GDS">
    <w:p w14:paraId="34C9B659" w14:textId="77777777" w:rsidR="005B6599" w:rsidRDefault="005B6599">
      <w:pPr>
        <w:pStyle w:val="CommentText"/>
      </w:pPr>
      <w:r>
        <w:rPr>
          <w:rStyle w:val="CommentReference"/>
        </w:rPr>
        <w:annotationRef/>
      </w:r>
      <w:r>
        <w:t>?</w:t>
      </w:r>
    </w:p>
  </w:comment>
  <w:comment w:id="361" w:author="Tom Gaunt" w:date="2017-07-07T16:23:00Z" w:initials="TG">
    <w:p w14:paraId="136D81E7" w14:textId="77777777" w:rsidR="005B6599" w:rsidRDefault="005B6599">
      <w:pPr>
        <w:pStyle w:val="CommentText"/>
      </w:pPr>
      <w:r>
        <w:rPr>
          <w:rStyle w:val="CommentReference"/>
        </w:rPr>
        <w:annotationRef/>
      </w:r>
      <w:r>
        <w:t xml:space="preserve">Not sure this is true. Increase relative to what? An objective approach like this probably won’t increase type I error rates over biased manual selection which would also use the data to choose the model. </w:t>
      </w:r>
    </w:p>
  </w:comment>
  <w:comment w:id="367" w:author="Tom Gaunt" w:date="2017-07-07T16:25:00Z" w:initials="TG">
    <w:p w14:paraId="4392D6CB" w14:textId="77777777" w:rsidR="005B6599" w:rsidRDefault="005B6599">
      <w:pPr>
        <w:pStyle w:val="CommentText"/>
      </w:pPr>
      <w:r>
        <w:rPr>
          <w:rStyle w:val="CommentReference"/>
        </w:rPr>
        <w:annotationRef/>
      </w:r>
      <w:r>
        <w:t xml:space="preserve">Not sure whether it is worth also reflecting the evolution from single MR with data acquisition, QC </w:t>
      </w:r>
      <w:proofErr w:type="spellStart"/>
      <w:r>
        <w:t>etc</w:t>
      </w:r>
      <w:proofErr w:type="spellEnd"/>
      <w:r>
        <w:t xml:space="preserve"> to the “on-the-fly” analysis in MR-Base, and now to the “lookup” approach in MR-</w:t>
      </w:r>
      <w:proofErr w:type="spellStart"/>
      <w:r>
        <w:t>EvE</w:t>
      </w:r>
      <w:proofErr w:type="spellEnd"/>
      <w:r>
        <w:t xml:space="preserve">? This is, in many ways, another step change. I’ve created </w:t>
      </w:r>
      <w:hyperlink r:id="rId2" w:history="1">
        <w:r w:rsidRPr="00C44537">
          <w:rPr>
            <w:rStyle w:val="Hyperlink"/>
          </w:rPr>
          <w:t>this</w:t>
        </w:r>
      </w:hyperlink>
      <w:r>
        <w:t xml:space="preserve"> (not as good as your </w:t>
      </w:r>
      <w:proofErr w:type="spellStart"/>
      <w:r>
        <w:t>webapp</w:t>
      </w:r>
      <w:proofErr w:type="spellEnd"/>
      <w:r>
        <w:t xml:space="preserve">, but using my DB with drugs, </w:t>
      </w:r>
      <w:proofErr w:type="spellStart"/>
      <w:r>
        <w:t>LDSc</w:t>
      </w:r>
      <w:proofErr w:type="spellEnd"/>
      <w:r>
        <w:t xml:space="preserve"> as well as your MR estimates), and have been surprised at the speed of navigating through the graph - far quicker than on-the-fly analysis. </w:t>
      </w:r>
    </w:p>
    <w:p w14:paraId="7346FAAB" w14:textId="77777777" w:rsidR="005B6599" w:rsidRDefault="005B6599">
      <w:pPr>
        <w:pStyle w:val="CommentText"/>
      </w:pPr>
    </w:p>
    <w:p w14:paraId="050B6990" w14:textId="77777777" w:rsidR="005B6599" w:rsidRDefault="005B6599">
      <w:pPr>
        <w:pStyle w:val="CommentText"/>
      </w:pPr>
      <w:r>
        <w:t>Incidentally, after discussing again with Ben I think we probably should bite the bullet and try a graph DB for MR-Base.</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1FAF427" w15:done="0"/>
  <w15:commentEx w15:paraId="1A2881B2" w15:done="0"/>
  <w15:commentEx w15:paraId="16C3A397" w15:done="0"/>
  <w15:commentEx w15:paraId="20A115D4" w15:done="0"/>
  <w15:commentEx w15:paraId="0CD66A7B" w15:done="0"/>
  <w15:commentEx w15:paraId="18BFA4B0" w15:done="0"/>
  <w15:commentEx w15:paraId="0C029B4E" w15:done="0"/>
  <w15:commentEx w15:paraId="72084759" w15:paraIdParent="0C029B4E" w15:done="0"/>
  <w15:commentEx w15:paraId="1EC9A155" w15:done="0"/>
  <w15:commentEx w15:paraId="4A8AA03F" w15:paraIdParent="1EC9A155" w15:done="0"/>
  <w15:commentEx w15:paraId="56AB017F" w15:done="0"/>
  <w15:commentEx w15:paraId="3E02596A" w15:done="0"/>
  <w15:commentEx w15:paraId="0802B769" w15:done="0"/>
  <w15:commentEx w15:paraId="7EABC466" w15:done="0"/>
  <w15:commentEx w15:paraId="7D0A8BDA" w15:done="0"/>
  <w15:commentEx w15:paraId="6D125BC4" w15:done="0"/>
  <w15:commentEx w15:paraId="553CAB41" w15:done="0"/>
  <w15:commentEx w15:paraId="1A30BFB6" w15:done="0"/>
  <w15:commentEx w15:paraId="4A762C95" w15:done="0"/>
  <w15:commentEx w15:paraId="3FE084EC" w15:done="0"/>
  <w15:commentEx w15:paraId="16378805" w15:done="0"/>
  <w15:commentEx w15:paraId="06615CF0" w15:done="0"/>
  <w15:commentEx w15:paraId="46F2814D" w15:paraIdParent="06615CF0" w15:done="0"/>
  <w15:commentEx w15:paraId="76622BCE" w15:done="0"/>
  <w15:commentEx w15:paraId="7DD1640D" w15:done="0"/>
  <w15:commentEx w15:paraId="589236CD" w15:done="0"/>
  <w15:commentEx w15:paraId="6CA2DC1E" w15:done="0"/>
  <w15:commentEx w15:paraId="538DBC5F" w15:done="0"/>
  <w15:commentEx w15:paraId="46CF3746" w15:done="0"/>
  <w15:commentEx w15:paraId="33E44260" w15:done="0"/>
  <w15:commentEx w15:paraId="569AB252" w15:done="0"/>
  <w15:commentEx w15:paraId="1C14EE0C" w15:done="0"/>
  <w15:commentEx w15:paraId="03CEB2F8" w15:done="0"/>
  <w15:commentEx w15:paraId="5A3059DD" w15:paraIdParent="03CEB2F8" w15:done="0"/>
  <w15:commentEx w15:paraId="56CC2EE2" w15:done="0"/>
  <w15:commentEx w15:paraId="728FAA85" w15:paraIdParent="56CC2EE2" w15:done="0"/>
  <w15:commentEx w15:paraId="016FAF04" w15:done="0"/>
  <w15:commentEx w15:paraId="6453D57E" w15:done="0"/>
  <w15:commentEx w15:paraId="3055B8C0" w15:done="0"/>
  <w15:commentEx w15:paraId="3C4CA1F4" w15:paraIdParent="3055B8C0" w15:done="0"/>
  <w15:commentEx w15:paraId="2B2CCB97" w15:done="0"/>
  <w15:commentEx w15:paraId="249C3C98" w15:done="0"/>
  <w15:commentEx w15:paraId="536AE75E" w15:done="0"/>
  <w15:commentEx w15:paraId="473ADC1C" w15:done="0"/>
  <w15:commentEx w15:paraId="381B0BA5" w15:paraIdParent="473ADC1C" w15:done="0"/>
  <w15:commentEx w15:paraId="52C48A62" w15:paraIdParent="473ADC1C" w15:done="0"/>
  <w15:commentEx w15:paraId="6DAC2765" w15:done="0"/>
  <w15:commentEx w15:paraId="7DF3EA66" w15:done="0"/>
  <w15:commentEx w15:paraId="117449C3" w15:paraIdParent="7DF3EA66" w15:done="0"/>
  <w15:commentEx w15:paraId="34C9B659" w15:done="0"/>
  <w15:commentEx w15:paraId="136D81E7" w15:done="0"/>
  <w15:commentEx w15:paraId="050B6990"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A69230" w14:textId="77777777" w:rsidR="00374B9D" w:rsidRDefault="00374B9D">
      <w:pPr>
        <w:spacing w:after="0"/>
      </w:pPr>
      <w:r>
        <w:separator/>
      </w:r>
    </w:p>
  </w:endnote>
  <w:endnote w:type="continuationSeparator" w:id="0">
    <w:p w14:paraId="7F439A15" w14:textId="77777777" w:rsidR="00374B9D" w:rsidRDefault="00374B9D">
      <w:pPr>
        <w:spacing w:after="0"/>
      </w:pPr>
      <w:r>
        <w:continuationSeparator/>
      </w:r>
    </w:p>
  </w:endnote>
  <w:endnote w:type="continuationNotice" w:id="1">
    <w:p w14:paraId="10485863" w14:textId="77777777" w:rsidR="00374B9D" w:rsidRDefault="00374B9D">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Segoe UI">
    <w:altName w:val="Calibri"/>
    <w:charset w:val="00"/>
    <w:family w:val="swiss"/>
    <w:pitch w:val="variable"/>
    <w:sig w:usb0="E10022FF" w:usb1="C000E47F" w:usb2="00000029" w:usb3="00000000" w:csb0="000001D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8D359B" w14:textId="77777777" w:rsidR="005B6599" w:rsidRDefault="005B6599">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3B7D55F" w14:textId="77777777" w:rsidR="00374B9D" w:rsidRDefault="00374B9D">
      <w:r>
        <w:separator/>
      </w:r>
    </w:p>
  </w:footnote>
  <w:footnote w:type="continuationSeparator" w:id="0">
    <w:p w14:paraId="035FFC53" w14:textId="77777777" w:rsidR="00374B9D" w:rsidRDefault="00374B9D">
      <w:r>
        <w:continuationSeparator/>
      </w:r>
    </w:p>
  </w:footnote>
  <w:footnote w:type="continuationNotice" w:id="1">
    <w:p w14:paraId="37AD7078" w14:textId="77777777" w:rsidR="00374B9D" w:rsidRDefault="00374B9D">
      <w:pPr>
        <w:spacing w:after="0"/>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428AB1" w14:textId="77777777" w:rsidR="005B6599" w:rsidRDefault="005B6599">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881AF4F"/>
    <w:multiLevelType w:val="multilevel"/>
    <w:tmpl w:val="AA04D98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00BA022"/>
    <w:multiLevelType w:val="multilevel"/>
    <w:tmpl w:val="CC683C7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9C14D49D"/>
    <w:multiLevelType w:val="multilevel"/>
    <w:tmpl w:val="02E6B21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AB58A09E"/>
    <w:multiLevelType w:val="multilevel"/>
    <w:tmpl w:val="DAC2BF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4">
    <w:nsid w:val="C0EE3C51"/>
    <w:multiLevelType w:val="multilevel"/>
    <w:tmpl w:val="3432D3D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E17F69BA"/>
    <w:multiLevelType w:val="multilevel"/>
    <w:tmpl w:val="5478E75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EC7F1B58"/>
    <w:multiLevelType w:val="multilevel"/>
    <w:tmpl w:val="DD824C5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345425C9"/>
    <w:multiLevelType w:val="hybridMultilevel"/>
    <w:tmpl w:val="786ADC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5"/>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num>
  <w:num w:numId="6">
    <w:abstractNumId w:val="3"/>
  </w:num>
  <w:num w:numId="7">
    <w:abstractNumId w:val="6"/>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7"/>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Gaunt">
    <w15:presenceInfo w15:providerId="None" w15:userId="Tom Gaunt"/>
  </w15:person>
  <w15:person w15:author="GDS">
    <w15:presenceInfo w15:providerId="None" w15:userId="GDS"/>
  </w15:person>
  <w15:person w15:author="Gibran Hemani">
    <w15:presenceInfo w15:providerId="None" w15:userId="Gibran Hemani"/>
  </w15:person>
  <w15:person w15:author="JMS Bowden">
    <w15:presenceInfo w15:providerId="AD" w15:userId="S-1-5-21-1117850145-1682116191-196506527-1378876"/>
  </w15:person>
  <w15:person w15:author="Peter Flach">
    <w15:presenceInfo w15:providerId="None" w15:userId="Peter Fla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4"/>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5"/>
  </w:compat>
  <w:rsids>
    <w:rsidRoot w:val="00590D07"/>
    <w:rsid w:val="00002F1E"/>
    <w:rsid w:val="00005374"/>
    <w:rsid w:val="00011C8B"/>
    <w:rsid w:val="00016293"/>
    <w:rsid w:val="000743B9"/>
    <w:rsid w:val="000C5420"/>
    <w:rsid w:val="000C79DF"/>
    <w:rsid w:val="000E1CFA"/>
    <w:rsid w:val="000F20D1"/>
    <w:rsid w:val="0012655C"/>
    <w:rsid w:val="00183639"/>
    <w:rsid w:val="001A4A5A"/>
    <w:rsid w:val="001B7121"/>
    <w:rsid w:val="001E171C"/>
    <w:rsid w:val="001E67BC"/>
    <w:rsid w:val="001F42BF"/>
    <w:rsid w:val="0024065E"/>
    <w:rsid w:val="002519B1"/>
    <w:rsid w:val="002645A9"/>
    <w:rsid w:val="00281D82"/>
    <w:rsid w:val="002820A3"/>
    <w:rsid w:val="002A786F"/>
    <w:rsid w:val="002B11B6"/>
    <w:rsid w:val="002F4A73"/>
    <w:rsid w:val="003112E7"/>
    <w:rsid w:val="00374B9D"/>
    <w:rsid w:val="00390169"/>
    <w:rsid w:val="003A36A5"/>
    <w:rsid w:val="003A77F4"/>
    <w:rsid w:val="003B5691"/>
    <w:rsid w:val="003F1E0D"/>
    <w:rsid w:val="004012E0"/>
    <w:rsid w:val="00475649"/>
    <w:rsid w:val="00491639"/>
    <w:rsid w:val="004A3EE9"/>
    <w:rsid w:val="004E29B3"/>
    <w:rsid w:val="00503E72"/>
    <w:rsid w:val="00533A6D"/>
    <w:rsid w:val="005455DF"/>
    <w:rsid w:val="005625F4"/>
    <w:rsid w:val="00590D07"/>
    <w:rsid w:val="00596D48"/>
    <w:rsid w:val="005B6599"/>
    <w:rsid w:val="005C1204"/>
    <w:rsid w:val="005D4B44"/>
    <w:rsid w:val="005E151C"/>
    <w:rsid w:val="005E7911"/>
    <w:rsid w:val="00610164"/>
    <w:rsid w:val="00634617"/>
    <w:rsid w:val="00684D71"/>
    <w:rsid w:val="006931AC"/>
    <w:rsid w:val="006A1D10"/>
    <w:rsid w:val="006E6B8A"/>
    <w:rsid w:val="00702ECF"/>
    <w:rsid w:val="00784D58"/>
    <w:rsid w:val="00787D4A"/>
    <w:rsid w:val="007F5357"/>
    <w:rsid w:val="00832D90"/>
    <w:rsid w:val="00833F39"/>
    <w:rsid w:val="00855031"/>
    <w:rsid w:val="0087417F"/>
    <w:rsid w:val="0089480F"/>
    <w:rsid w:val="008B0959"/>
    <w:rsid w:val="008B4F01"/>
    <w:rsid w:val="008D6863"/>
    <w:rsid w:val="008F2387"/>
    <w:rsid w:val="008F33F5"/>
    <w:rsid w:val="00904A40"/>
    <w:rsid w:val="00993C74"/>
    <w:rsid w:val="009A7CDB"/>
    <w:rsid w:val="009D4B60"/>
    <w:rsid w:val="009E5647"/>
    <w:rsid w:val="009F3722"/>
    <w:rsid w:val="009F5F24"/>
    <w:rsid w:val="00A07F08"/>
    <w:rsid w:val="00A17CDD"/>
    <w:rsid w:val="00A97B83"/>
    <w:rsid w:val="00AA6FEC"/>
    <w:rsid w:val="00AB0969"/>
    <w:rsid w:val="00AB3242"/>
    <w:rsid w:val="00AC40E0"/>
    <w:rsid w:val="00AD7651"/>
    <w:rsid w:val="00AF2529"/>
    <w:rsid w:val="00AF335F"/>
    <w:rsid w:val="00AF35B1"/>
    <w:rsid w:val="00B045B5"/>
    <w:rsid w:val="00B66F3C"/>
    <w:rsid w:val="00B86B75"/>
    <w:rsid w:val="00B948D2"/>
    <w:rsid w:val="00BA2A3E"/>
    <w:rsid w:val="00BC48D5"/>
    <w:rsid w:val="00BD0013"/>
    <w:rsid w:val="00BF020B"/>
    <w:rsid w:val="00BF7254"/>
    <w:rsid w:val="00C20891"/>
    <w:rsid w:val="00C36279"/>
    <w:rsid w:val="00C44537"/>
    <w:rsid w:val="00C674E1"/>
    <w:rsid w:val="00C71617"/>
    <w:rsid w:val="00C87B9A"/>
    <w:rsid w:val="00CB58B3"/>
    <w:rsid w:val="00CE1C14"/>
    <w:rsid w:val="00DC1A36"/>
    <w:rsid w:val="00DD7470"/>
    <w:rsid w:val="00E315A3"/>
    <w:rsid w:val="00E8582A"/>
    <w:rsid w:val="00ED7649"/>
    <w:rsid w:val="00EE6AB7"/>
    <w:rsid w:val="00EF38AD"/>
    <w:rsid w:val="00F40B85"/>
    <w:rsid w:val="00F51097"/>
    <w:rsid w:val="00FA650B"/>
    <w:rsid w:val="00FC1FF0"/>
    <w:rsid w:val="00FE113F"/>
  </w:rsids>
  <m:mathPr>
    <m:mathFont m:val="Cambria Math"/>
    <m:brkBin m:val="before"/>
    <m:brkBinSub m:val="--"/>
    <m:smallFrac m:val="0"/>
    <m:dispDef m:val="0"/>
    <m:lMargin m:val="0"/>
    <m:rMargin m:val="0"/>
    <m:defJc m:val="centerGroup"/>
    <m:wrapRight/>
    <m:intLim m:val="subSup"/>
    <m:naryLim m:val="subSup"/>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767063D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Title" w:qFormat="1"/>
    <w:lsdException w:name="Default Paragraph Font" w:uiPriority="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rsid w:val="00C20891"/>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C20891"/>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rsid w:val="00C20891"/>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rsid w:val="00C20891"/>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C20891"/>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C20891"/>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rPr>
      <w:i/>
    </w:rPr>
  </w:style>
  <w:style w:type="character" w:customStyle="1" w:styleId="VerbatimChar">
    <w:name w:val="Verbatim Char"/>
    <w:basedOn w:val="CaptionChar"/>
    <w:link w:val="SourceCode"/>
    <w:rPr>
      <w:rFonts w:ascii="Consolas" w:hAnsi="Consolas"/>
      <w:i/>
      <w:sz w:val="22"/>
    </w:rPr>
  </w:style>
  <w:style w:type="character" w:styleId="FootnoteReference">
    <w:name w:val="footnote reference"/>
    <w:basedOn w:val="CaptionChar"/>
    <w:rsid w:val="00C20891"/>
    <w:rPr>
      <w:vertAlign w:val="superscript"/>
    </w:rPr>
  </w:style>
  <w:style w:type="character" w:styleId="Hyperlink">
    <w:name w:val="Hyperlink"/>
    <w:basedOn w:val="CaptionChar"/>
    <w:rsid w:val="00C20891"/>
    <w:rPr>
      <w:color w:val="4F81BD" w:themeColor="accent1"/>
    </w:rPr>
  </w:style>
  <w:style w:type="paragraph" w:styleId="TOCHeading">
    <w:name w:val="TOC Heading"/>
    <w:basedOn w:val="Heading1"/>
    <w:next w:val="BodyText"/>
    <w:uiPriority w:val="39"/>
    <w:unhideWhenUsed/>
    <w:qFormat/>
    <w:rsid w:val="00C20891"/>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sid w:val="00C20891"/>
    <w:rPr>
      <w:rFonts w:ascii="Consolas" w:hAnsi="Consolas"/>
      <w:b/>
      <w:color w:val="204A87"/>
      <w:sz w:val="22"/>
      <w:shd w:val="clear" w:color="auto" w:fill="F8F8F8"/>
    </w:rPr>
  </w:style>
  <w:style w:type="character" w:customStyle="1" w:styleId="DataTypeTok">
    <w:name w:val="DataTypeTok"/>
    <w:basedOn w:val="VerbatimChar"/>
    <w:rsid w:val="00C20891"/>
    <w:rPr>
      <w:rFonts w:ascii="Consolas" w:hAnsi="Consolas"/>
      <w:color w:val="204A87"/>
      <w:sz w:val="22"/>
      <w:shd w:val="clear" w:color="auto" w:fill="F8F8F8"/>
    </w:rPr>
  </w:style>
  <w:style w:type="character" w:customStyle="1" w:styleId="DecValTok">
    <w:name w:val="DecValTok"/>
    <w:basedOn w:val="VerbatimChar"/>
    <w:rsid w:val="00C20891"/>
    <w:rPr>
      <w:rFonts w:ascii="Consolas" w:hAnsi="Consolas"/>
      <w:color w:val="0000CF"/>
      <w:sz w:val="22"/>
      <w:shd w:val="clear" w:color="auto" w:fill="F8F8F8"/>
    </w:rPr>
  </w:style>
  <w:style w:type="character" w:customStyle="1" w:styleId="BaseNTok">
    <w:name w:val="BaseNTok"/>
    <w:basedOn w:val="VerbatimChar"/>
    <w:rsid w:val="00C20891"/>
    <w:rPr>
      <w:rFonts w:ascii="Consolas" w:hAnsi="Consolas"/>
      <w:color w:val="0000CF"/>
      <w:sz w:val="22"/>
      <w:shd w:val="clear" w:color="auto" w:fill="F8F8F8"/>
    </w:rPr>
  </w:style>
  <w:style w:type="character" w:customStyle="1" w:styleId="FloatTok">
    <w:name w:val="FloatTok"/>
    <w:basedOn w:val="VerbatimChar"/>
    <w:rsid w:val="00C20891"/>
    <w:rPr>
      <w:rFonts w:ascii="Consolas" w:hAnsi="Consolas"/>
      <w:color w:val="0000CF"/>
      <w:sz w:val="22"/>
      <w:shd w:val="clear" w:color="auto" w:fill="F8F8F8"/>
    </w:rPr>
  </w:style>
  <w:style w:type="character" w:customStyle="1" w:styleId="ConstantTok">
    <w:name w:val="ConstantTok"/>
    <w:basedOn w:val="VerbatimChar"/>
    <w:rsid w:val="00C20891"/>
    <w:rPr>
      <w:rFonts w:ascii="Consolas" w:hAnsi="Consolas"/>
      <w:color w:val="000000"/>
      <w:sz w:val="22"/>
      <w:shd w:val="clear" w:color="auto" w:fill="F8F8F8"/>
    </w:rPr>
  </w:style>
  <w:style w:type="character" w:customStyle="1" w:styleId="CharTok">
    <w:name w:val="CharTok"/>
    <w:basedOn w:val="VerbatimChar"/>
    <w:rsid w:val="00C20891"/>
    <w:rPr>
      <w:rFonts w:ascii="Consolas" w:hAnsi="Consolas"/>
      <w:color w:val="4E9A06"/>
      <w:sz w:val="22"/>
      <w:shd w:val="clear" w:color="auto" w:fill="F8F8F8"/>
    </w:rPr>
  </w:style>
  <w:style w:type="character" w:customStyle="1" w:styleId="SpecialCharTok">
    <w:name w:val="SpecialCharTok"/>
    <w:basedOn w:val="VerbatimChar"/>
    <w:rsid w:val="00C20891"/>
    <w:rPr>
      <w:rFonts w:ascii="Consolas" w:hAnsi="Consolas"/>
      <w:color w:val="000000"/>
      <w:sz w:val="22"/>
      <w:shd w:val="clear" w:color="auto" w:fill="F8F8F8"/>
    </w:rPr>
  </w:style>
  <w:style w:type="character" w:customStyle="1" w:styleId="StringTok">
    <w:name w:val="StringTok"/>
    <w:basedOn w:val="VerbatimChar"/>
    <w:rsid w:val="00C20891"/>
    <w:rPr>
      <w:rFonts w:ascii="Consolas" w:hAnsi="Consolas"/>
      <w:color w:val="4E9A06"/>
      <w:sz w:val="22"/>
      <w:shd w:val="clear" w:color="auto" w:fill="F8F8F8"/>
    </w:rPr>
  </w:style>
  <w:style w:type="character" w:customStyle="1" w:styleId="VerbatimStringTok">
    <w:name w:val="VerbatimStringTok"/>
    <w:basedOn w:val="VerbatimChar"/>
    <w:rsid w:val="00C20891"/>
    <w:rPr>
      <w:rFonts w:ascii="Consolas" w:hAnsi="Consolas"/>
      <w:color w:val="4E9A06"/>
      <w:sz w:val="22"/>
      <w:shd w:val="clear" w:color="auto" w:fill="F8F8F8"/>
    </w:rPr>
  </w:style>
  <w:style w:type="character" w:customStyle="1" w:styleId="SpecialStringTok">
    <w:name w:val="SpecialStringTok"/>
    <w:basedOn w:val="VerbatimChar"/>
    <w:rsid w:val="00C20891"/>
    <w:rPr>
      <w:rFonts w:ascii="Consolas" w:hAnsi="Consolas"/>
      <w:color w:val="4E9A06"/>
      <w:sz w:val="22"/>
      <w:shd w:val="clear" w:color="auto" w:fill="F8F8F8"/>
    </w:rPr>
  </w:style>
  <w:style w:type="character" w:customStyle="1" w:styleId="ImportTok">
    <w:name w:val="ImportTok"/>
    <w:basedOn w:val="VerbatimChar"/>
    <w:rsid w:val="00C20891"/>
    <w:rPr>
      <w:rFonts w:ascii="Consolas" w:hAnsi="Consolas"/>
      <w:sz w:val="22"/>
      <w:shd w:val="clear" w:color="auto" w:fill="F8F8F8"/>
    </w:rPr>
  </w:style>
  <w:style w:type="character" w:customStyle="1" w:styleId="CommentTok">
    <w:name w:val="CommentTok"/>
    <w:basedOn w:val="VerbatimChar"/>
    <w:rsid w:val="00C20891"/>
    <w:rPr>
      <w:rFonts w:ascii="Consolas" w:hAnsi="Consolas"/>
      <w:i/>
      <w:color w:val="8F5902"/>
      <w:sz w:val="22"/>
      <w:shd w:val="clear" w:color="auto" w:fill="F8F8F8"/>
    </w:rPr>
  </w:style>
  <w:style w:type="character" w:customStyle="1" w:styleId="DocumentationTok">
    <w:name w:val="DocumentationTok"/>
    <w:basedOn w:val="VerbatimChar"/>
    <w:rsid w:val="00C20891"/>
    <w:rPr>
      <w:rFonts w:ascii="Consolas" w:hAnsi="Consolas"/>
      <w:b/>
      <w:i/>
      <w:color w:val="8F5902"/>
      <w:sz w:val="22"/>
      <w:shd w:val="clear" w:color="auto" w:fill="F8F8F8"/>
    </w:rPr>
  </w:style>
  <w:style w:type="character" w:customStyle="1" w:styleId="AnnotationTok">
    <w:name w:val="AnnotationTok"/>
    <w:basedOn w:val="VerbatimChar"/>
    <w:rsid w:val="00C20891"/>
    <w:rPr>
      <w:rFonts w:ascii="Consolas" w:hAnsi="Consolas"/>
      <w:b/>
      <w:i/>
      <w:color w:val="8F5902"/>
      <w:sz w:val="22"/>
      <w:shd w:val="clear" w:color="auto" w:fill="F8F8F8"/>
    </w:rPr>
  </w:style>
  <w:style w:type="character" w:customStyle="1" w:styleId="CommentVarTok">
    <w:name w:val="CommentVarTok"/>
    <w:basedOn w:val="VerbatimChar"/>
    <w:rsid w:val="00C20891"/>
    <w:rPr>
      <w:rFonts w:ascii="Consolas" w:hAnsi="Consolas"/>
      <w:b/>
      <w:i/>
      <w:color w:val="8F5902"/>
      <w:sz w:val="22"/>
      <w:shd w:val="clear" w:color="auto" w:fill="F8F8F8"/>
    </w:rPr>
  </w:style>
  <w:style w:type="character" w:customStyle="1" w:styleId="OtherTok">
    <w:name w:val="OtherTok"/>
    <w:basedOn w:val="VerbatimChar"/>
    <w:rsid w:val="00C20891"/>
    <w:rPr>
      <w:rFonts w:ascii="Consolas" w:hAnsi="Consolas"/>
      <w:color w:val="8F5902"/>
      <w:sz w:val="22"/>
      <w:shd w:val="clear" w:color="auto" w:fill="F8F8F8"/>
    </w:rPr>
  </w:style>
  <w:style w:type="character" w:customStyle="1" w:styleId="FunctionTok">
    <w:name w:val="FunctionTok"/>
    <w:basedOn w:val="VerbatimChar"/>
    <w:rsid w:val="00C20891"/>
    <w:rPr>
      <w:rFonts w:ascii="Consolas" w:hAnsi="Consolas"/>
      <w:color w:val="000000"/>
      <w:sz w:val="22"/>
      <w:shd w:val="clear" w:color="auto" w:fill="F8F8F8"/>
    </w:rPr>
  </w:style>
  <w:style w:type="character" w:customStyle="1" w:styleId="VariableTok">
    <w:name w:val="VariableTok"/>
    <w:basedOn w:val="VerbatimChar"/>
    <w:rsid w:val="00C20891"/>
    <w:rPr>
      <w:rFonts w:ascii="Consolas" w:hAnsi="Consolas"/>
      <w:color w:val="000000"/>
      <w:sz w:val="22"/>
      <w:shd w:val="clear" w:color="auto" w:fill="F8F8F8"/>
    </w:rPr>
  </w:style>
  <w:style w:type="character" w:customStyle="1" w:styleId="ControlFlowTok">
    <w:name w:val="ControlFlowTok"/>
    <w:basedOn w:val="VerbatimChar"/>
    <w:rsid w:val="00C20891"/>
    <w:rPr>
      <w:rFonts w:ascii="Consolas" w:hAnsi="Consolas"/>
      <w:b/>
      <w:color w:val="204A87"/>
      <w:sz w:val="22"/>
      <w:shd w:val="clear" w:color="auto" w:fill="F8F8F8"/>
    </w:rPr>
  </w:style>
  <w:style w:type="character" w:customStyle="1" w:styleId="OperatorTok">
    <w:name w:val="OperatorTok"/>
    <w:basedOn w:val="VerbatimChar"/>
    <w:rsid w:val="00C20891"/>
    <w:rPr>
      <w:rFonts w:ascii="Consolas" w:hAnsi="Consolas"/>
      <w:b/>
      <w:color w:val="CE5C00"/>
      <w:sz w:val="22"/>
      <w:shd w:val="clear" w:color="auto" w:fill="F8F8F8"/>
    </w:rPr>
  </w:style>
  <w:style w:type="character" w:customStyle="1" w:styleId="BuiltInTok">
    <w:name w:val="BuiltInTok"/>
    <w:basedOn w:val="VerbatimChar"/>
    <w:rsid w:val="00C20891"/>
    <w:rPr>
      <w:rFonts w:ascii="Consolas" w:hAnsi="Consolas"/>
      <w:sz w:val="22"/>
      <w:shd w:val="clear" w:color="auto" w:fill="F8F8F8"/>
    </w:rPr>
  </w:style>
  <w:style w:type="character" w:customStyle="1" w:styleId="ExtensionTok">
    <w:name w:val="ExtensionTok"/>
    <w:basedOn w:val="VerbatimChar"/>
    <w:rsid w:val="00C20891"/>
    <w:rPr>
      <w:rFonts w:ascii="Consolas" w:hAnsi="Consolas"/>
      <w:sz w:val="22"/>
      <w:shd w:val="clear" w:color="auto" w:fill="F8F8F8"/>
    </w:rPr>
  </w:style>
  <w:style w:type="character" w:customStyle="1" w:styleId="PreprocessorTok">
    <w:name w:val="PreprocessorTok"/>
    <w:basedOn w:val="VerbatimChar"/>
    <w:rsid w:val="00C20891"/>
    <w:rPr>
      <w:rFonts w:ascii="Consolas" w:hAnsi="Consolas"/>
      <w:i/>
      <w:color w:val="8F5902"/>
      <w:sz w:val="22"/>
      <w:shd w:val="clear" w:color="auto" w:fill="F8F8F8"/>
    </w:rPr>
  </w:style>
  <w:style w:type="character" w:customStyle="1" w:styleId="AttributeTok">
    <w:name w:val="AttributeTok"/>
    <w:basedOn w:val="VerbatimChar"/>
    <w:rsid w:val="00C20891"/>
    <w:rPr>
      <w:rFonts w:ascii="Consolas" w:hAnsi="Consolas"/>
      <w:color w:val="C4A000"/>
      <w:sz w:val="22"/>
      <w:shd w:val="clear" w:color="auto" w:fill="F8F8F8"/>
    </w:rPr>
  </w:style>
  <w:style w:type="character" w:customStyle="1" w:styleId="RegionMarkerTok">
    <w:name w:val="RegionMarkerTok"/>
    <w:basedOn w:val="VerbatimChar"/>
    <w:rsid w:val="00C20891"/>
    <w:rPr>
      <w:rFonts w:ascii="Consolas" w:hAnsi="Consolas"/>
      <w:sz w:val="22"/>
      <w:shd w:val="clear" w:color="auto" w:fill="F8F8F8"/>
    </w:rPr>
  </w:style>
  <w:style w:type="character" w:customStyle="1" w:styleId="InformationTok">
    <w:name w:val="InformationTok"/>
    <w:basedOn w:val="VerbatimChar"/>
    <w:rsid w:val="00C20891"/>
    <w:rPr>
      <w:rFonts w:ascii="Consolas" w:hAnsi="Consolas"/>
      <w:b/>
      <w:i/>
      <w:color w:val="8F5902"/>
      <w:sz w:val="22"/>
      <w:shd w:val="clear" w:color="auto" w:fill="F8F8F8"/>
    </w:rPr>
  </w:style>
  <w:style w:type="character" w:customStyle="1" w:styleId="WarningTok">
    <w:name w:val="WarningTok"/>
    <w:basedOn w:val="VerbatimChar"/>
    <w:rsid w:val="00C20891"/>
    <w:rPr>
      <w:rFonts w:ascii="Consolas" w:hAnsi="Consolas"/>
      <w:b/>
      <w:i/>
      <w:color w:val="8F5902"/>
      <w:sz w:val="22"/>
      <w:shd w:val="clear" w:color="auto" w:fill="F8F8F8"/>
    </w:rPr>
  </w:style>
  <w:style w:type="character" w:customStyle="1" w:styleId="AlertTok">
    <w:name w:val="AlertTok"/>
    <w:basedOn w:val="VerbatimChar"/>
    <w:rsid w:val="00C20891"/>
    <w:rPr>
      <w:rFonts w:ascii="Consolas" w:hAnsi="Consolas"/>
      <w:color w:val="EF2929"/>
      <w:sz w:val="22"/>
      <w:shd w:val="clear" w:color="auto" w:fill="F8F8F8"/>
    </w:rPr>
  </w:style>
  <w:style w:type="character" w:customStyle="1" w:styleId="ErrorTok">
    <w:name w:val="ErrorTok"/>
    <w:basedOn w:val="VerbatimChar"/>
    <w:rsid w:val="00C20891"/>
    <w:rPr>
      <w:rFonts w:ascii="Consolas" w:hAnsi="Consolas"/>
      <w:b/>
      <w:color w:val="A40000"/>
      <w:sz w:val="22"/>
      <w:shd w:val="clear" w:color="auto" w:fill="F8F8F8"/>
    </w:rPr>
  </w:style>
  <w:style w:type="character" w:customStyle="1" w:styleId="NormalTok">
    <w:name w:val="NormalTok"/>
    <w:basedOn w:val="VerbatimChar"/>
    <w:rsid w:val="00C20891"/>
    <w:rPr>
      <w:rFonts w:ascii="Consolas" w:hAnsi="Consolas"/>
      <w:sz w:val="22"/>
      <w:shd w:val="clear" w:color="auto" w:fill="F8F8F8"/>
    </w:rPr>
  </w:style>
  <w:style w:type="character" w:styleId="CommentReference">
    <w:name w:val="annotation reference"/>
    <w:basedOn w:val="DefaultParagraphFont"/>
    <w:semiHidden/>
    <w:unhideWhenUsed/>
    <w:rsid w:val="00C20891"/>
    <w:rPr>
      <w:sz w:val="16"/>
      <w:szCs w:val="16"/>
    </w:rPr>
  </w:style>
  <w:style w:type="paragraph" w:styleId="CommentText">
    <w:name w:val="annotation text"/>
    <w:basedOn w:val="Normal"/>
    <w:link w:val="CommentTextChar"/>
    <w:semiHidden/>
    <w:unhideWhenUsed/>
    <w:rsid w:val="00C20891"/>
    <w:rPr>
      <w:sz w:val="20"/>
      <w:szCs w:val="20"/>
    </w:rPr>
  </w:style>
  <w:style w:type="character" w:customStyle="1" w:styleId="CommentTextChar">
    <w:name w:val="Comment Text Char"/>
    <w:basedOn w:val="DefaultParagraphFont"/>
    <w:link w:val="CommentText"/>
    <w:semiHidden/>
    <w:rsid w:val="00C20891"/>
    <w:rPr>
      <w:sz w:val="20"/>
      <w:szCs w:val="20"/>
    </w:rPr>
  </w:style>
  <w:style w:type="paragraph" w:styleId="CommentSubject">
    <w:name w:val="annotation subject"/>
    <w:basedOn w:val="CommentText"/>
    <w:next w:val="CommentText"/>
    <w:link w:val="CommentSubjectChar"/>
    <w:semiHidden/>
    <w:unhideWhenUsed/>
    <w:rsid w:val="00C20891"/>
    <w:rPr>
      <w:b/>
      <w:bCs/>
    </w:rPr>
  </w:style>
  <w:style w:type="character" w:customStyle="1" w:styleId="CommentSubjectChar">
    <w:name w:val="Comment Subject Char"/>
    <w:basedOn w:val="CommentTextChar"/>
    <w:link w:val="CommentSubject"/>
    <w:semiHidden/>
    <w:rsid w:val="00C20891"/>
    <w:rPr>
      <w:b/>
      <w:bCs/>
      <w:sz w:val="20"/>
      <w:szCs w:val="20"/>
    </w:rPr>
  </w:style>
  <w:style w:type="paragraph" w:styleId="BalloonText">
    <w:name w:val="Balloon Text"/>
    <w:basedOn w:val="Normal"/>
    <w:link w:val="BalloonTextChar"/>
    <w:semiHidden/>
    <w:unhideWhenUsed/>
    <w:rsid w:val="00C20891"/>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20891"/>
    <w:rPr>
      <w:rFonts w:ascii="Segoe UI" w:hAnsi="Segoe UI" w:cs="Segoe UI"/>
      <w:sz w:val="18"/>
      <w:szCs w:val="18"/>
    </w:rPr>
  </w:style>
  <w:style w:type="character" w:customStyle="1" w:styleId="a-size-large">
    <w:name w:val="a-size-large"/>
    <w:basedOn w:val="DefaultParagraphFont"/>
    <w:rsid w:val="00C20891"/>
  </w:style>
  <w:style w:type="character" w:customStyle="1" w:styleId="label">
    <w:name w:val="label"/>
    <w:basedOn w:val="DefaultParagraphFont"/>
    <w:rsid w:val="00C20891"/>
  </w:style>
  <w:style w:type="paragraph" w:styleId="Header">
    <w:name w:val="header"/>
    <w:basedOn w:val="Normal"/>
    <w:link w:val="HeaderChar"/>
    <w:unhideWhenUsed/>
    <w:rsid w:val="00C20891"/>
    <w:pPr>
      <w:tabs>
        <w:tab w:val="center" w:pos="4513"/>
        <w:tab w:val="right" w:pos="9026"/>
      </w:tabs>
      <w:spacing w:after="0"/>
    </w:pPr>
  </w:style>
  <w:style w:type="character" w:customStyle="1" w:styleId="HeaderChar">
    <w:name w:val="Header Char"/>
    <w:basedOn w:val="DefaultParagraphFont"/>
    <w:link w:val="Header"/>
    <w:rsid w:val="00C20891"/>
  </w:style>
  <w:style w:type="paragraph" w:styleId="Footer">
    <w:name w:val="footer"/>
    <w:basedOn w:val="Normal"/>
    <w:link w:val="FooterChar"/>
    <w:unhideWhenUsed/>
    <w:rsid w:val="00C20891"/>
    <w:pPr>
      <w:tabs>
        <w:tab w:val="center" w:pos="4513"/>
        <w:tab w:val="right" w:pos="9026"/>
      </w:tabs>
      <w:spacing w:after="0"/>
    </w:pPr>
  </w:style>
  <w:style w:type="character" w:customStyle="1" w:styleId="FooterChar">
    <w:name w:val="Footer Char"/>
    <w:basedOn w:val="DefaultParagraphFont"/>
    <w:link w:val="Footer"/>
    <w:rsid w:val="00C20891"/>
  </w:style>
  <w:style w:type="character" w:styleId="FollowedHyperlink">
    <w:name w:val="FollowedHyperlink"/>
    <w:basedOn w:val="DefaultParagraphFont"/>
    <w:semiHidden/>
    <w:unhideWhenUsed/>
    <w:rsid w:val="00C20891"/>
    <w:rPr>
      <w:color w:val="800080" w:themeColor="followedHyperlink"/>
      <w:u w:val="single"/>
    </w:rPr>
  </w:style>
  <w:style w:type="paragraph" w:styleId="HTMLPreformatted">
    <w:name w:val="HTML Preformatted"/>
    <w:basedOn w:val="Normal"/>
    <w:link w:val="HTMLPreformattedChar"/>
    <w:uiPriority w:val="99"/>
    <w:unhideWhenUsed/>
    <w:rsid w:val="00C208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20891"/>
    <w:rPr>
      <w:rFonts w:ascii="Courier New" w:hAnsi="Courier New" w:cs="Courier New"/>
      <w:sz w:val="20"/>
      <w:szCs w:val="20"/>
    </w:rPr>
  </w:style>
  <w:style w:type="paragraph" w:styleId="Revision">
    <w:name w:val="Revision"/>
    <w:hidden/>
    <w:semiHidden/>
    <w:rsid w:val="001F42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626957">
      <w:bodyDiv w:val="1"/>
      <w:marLeft w:val="0"/>
      <w:marRight w:val="0"/>
      <w:marTop w:val="0"/>
      <w:marBottom w:val="0"/>
      <w:divBdr>
        <w:top w:val="none" w:sz="0" w:space="0" w:color="auto"/>
        <w:left w:val="none" w:sz="0" w:space="0" w:color="auto"/>
        <w:bottom w:val="none" w:sz="0" w:space="0" w:color="auto"/>
        <w:right w:val="none" w:sz="0" w:space="0" w:color="auto"/>
      </w:divBdr>
    </w:div>
    <w:div w:id="528880202">
      <w:bodyDiv w:val="1"/>
      <w:marLeft w:val="0"/>
      <w:marRight w:val="0"/>
      <w:marTop w:val="0"/>
      <w:marBottom w:val="0"/>
      <w:divBdr>
        <w:top w:val="none" w:sz="0" w:space="0" w:color="auto"/>
        <w:left w:val="none" w:sz="0" w:space="0" w:color="auto"/>
        <w:bottom w:val="none" w:sz="0" w:space="0" w:color="auto"/>
        <w:right w:val="none" w:sz="0" w:space="0" w:color="auto"/>
      </w:divBdr>
    </w:div>
    <w:div w:id="712192306">
      <w:bodyDiv w:val="1"/>
      <w:marLeft w:val="0"/>
      <w:marRight w:val="0"/>
      <w:marTop w:val="0"/>
      <w:marBottom w:val="0"/>
      <w:divBdr>
        <w:top w:val="none" w:sz="0" w:space="0" w:color="auto"/>
        <w:left w:val="none" w:sz="0" w:space="0" w:color="auto"/>
        <w:bottom w:val="none" w:sz="0" w:space="0" w:color="auto"/>
        <w:right w:val="none" w:sz="0" w:space="0" w:color="auto"/>
      </w:divBdr>
    </w:div>
    <w:div w:id="1147555214">
      <w:bodyDiv w:val="1"/>
      <w:marLeft w:val="0"/>
      <w:marRight w:val="0"/>
      <w:marTop w:val="0"/>
      <w:marBottom w:val="0"/>
      <w:divBdr>
        <w:top w:val="none" w:sz="0" w:space="0" w:color="auto"/>
        <w:left w:val="none" w:sz="0" w:space="0" w:color="auto"/>
        <w:bottom w:val="none" w:sz="0" w:space="0" w:color="auto"/>
        <w:right w:val="none" w:sz="0" w:space="0" w:color="auto"/>
      </w:divBdr>
    </w:div>
    <w:div w:id="1681617762">
      <w:bodyDiv w:val="1"/>
      <w:marLeft w:val="0"/>
      <w:marRight w:val="0"/>
      <w:marTop w:val="0"/>
      <w:marBottom w:val="0"/>
      <w:divBdr>
        <w:top w:val="none" w:sz="0" w:space="0" w:color="auto"/>
        <w:left w:val="none" w:sz="0" w:space="0" w:color="auto"/>
        <w:bottom w:val="none" w:sz="0" w:space="0" w:color="auto"/>
        <w:right w:val="none" w:sz="0" w:space="0" w:color="auto"/>
      </w:divBdr>
    </w:div>
    <w:div w:id="20912703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www.biorxiv.org/content/biorxiv/early/2017/07/05/159442.full.pdf" TargetMode="External"/><Relationship Id="rId2" Type="http://schemas.openxmlformats.org/officeDocument/2006/relationships/hyperlink" Target="http://jojo.epi.bris.ac.uk:7900/" TargetMode="External"/></Relationships>
</file>

<file path=word/_rels/document.xml.rels><?xml version="1.0" encoding="UTF-8" standalone="yes"?>
<Relationships xmlns="http://schemas.openxmlformats.org/package/2006/relationships"><Relationship Id="rId20" Type="http://schemas.openxmlformats.org/officeDocument/2006/relationships/hyperlink" Target="http://www.nature.com/doifinder/10.1038/nrg2949" TargetMode="External"/><Relationship Id="rId21" Type="http://schemas.openxmlformats.org/officeDocument/2006/relationships/hyperlink" Target="http://www.ncbi.nlm.nih.gov/pubmed/22349131" TargetMode="External"/><Relationship Id="rId22" Type="http://schemas.openxmlformats.org/officeDocument/2006/relationships/hyperlink" Target="http://www.mitpressjournals.org/doi/10.1162/neco.1994.6.2.181" TargetMode="External"/><Relationship Id="rId23" Type="http://schemas.openxmlformats.org/officeDocument/2006/relationships/hyperlink" Target="http://dx.doi.org/10.1038/ng.2982" TargetMode="External"/><Relationship Id="rId24" Type="http://schemas.openxmlformats.org/officeDocument/2006/relationships/hyperlink" Target="http://biorxiv.org/content/early/2017/05/05/134551" TargetMode="External"/><Relationship Id="rId25" Type="http://schemas.openxmlformats.org/officeDocument/2006/relationships/hyperlink" Target="http://www.nature.com/doifinder/10.1038/ng.3538" TargetMode="External"/><Relationship Id="rId26" Type="http://schemas.openxmlformats.org/officeDocument/2006/relationships/hyperlink" Target="http://biorxiv.org/content/early/2017/04/29/132019" TargetMode="External"/><Relationship Id="rId27" Type="http://schemas.openxmlformats.org/officeDocument/2006/relationships/hyperlink" Target="http://dx.plos.org/10.1371/journal.pmed.1002314" TargetMode="External"/><Relationship Id="rId28" Type="http://schemas.openxmlformats.org/officeDocument/2006/relationships/hyperlink" Target="http://journals.plos.org/plosone/article?id=10.1371/journal.pone.0108891" TargetMode="External"/><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footer" Target="footer1.xml"/><Relationship Id="rId31" Type="http://schemas.openxmlformats.org/officeDocument/2006/relationships/fontTable" Target="fontTable.xml"/><Relationship Id="rId32" Type="http://schemas.microsoft.com/office/2011/relationships/people" Target="people.xml"/><Relationship Id="rId9" Type="http://schemas.microsoft.com/office/2011/relationships/commentsExtended" Target="commentsExtended.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33" Type="http://schemas.openxmlformats.org/officeDocument/2006/relationships/theme" Target="theme/theme1.xml"/><Relationship Id="rId10" Type="http://schemas.openxmlformats.org/officeDocument/2006/relationships/hyperlink" Target="https://github.com/MRCIEU/TwoSampleMR" TargetMode="Externa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hyperlink" Target="http://www.ije.oxfordjournals.org/cgi/doi/10.1093/ije/dyg070" TargetMode="External"/><Relationship Id="rId17" Type="http://schemas.openxmlformats.org/officeDocument/2006/relationships/hyperlink" Target="http://doi.wiley.com/10.1002/sim.7221" TargetMode="External"/><Relationship Id="rId18" Type="http://schemas.openxmlformats.org/officeDocument/2006/relationships/hyperlink" Target="http://biorxiv.org/content/early/2017/04/10/126102" TargetMode="External"/><Relationship Id="rId19" Type="http://schemas.openxmlformats.org/officeDocument/2006/relationships/hyperlink" Target="http://biorxiv.org/content/early/2017/03/15/1171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1F8F52A-F586-3D4D-9CB7-56348DAB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22</Pages>
  <Words>10786</Words>
  <Characters>61486</Characters>
  <Application>Microsoft Macintosh Word</Application>
  <DocSecurity>0</DocSecurity>
  <Lines>512</Lines>
  <Paragraphs>144</Paragraphs>
  <ScaleCrop>false</ScaleCrop>
  <HeadingPairs>
    <vt:vector size="2" baseType="variant">
      <vt:variant>
        <vt:lpstr>Title</vt:lpstr>
      </vt:variant>
      <vt:variant>
        <vt:i4>1</vt:i4>
      </vt:variant>
    </vt:vector>
  </HeadingPairs>
  <TitlesOfParts>
    <vt:vector size="1" baseType="lpstr">
      <vt:lpstr>Learning pleiotropic signatures to construct a causal map of the human phenome</vt:lpstr>
    </vt:vector>
  </TitlesOfParts>
  <LinksUpToDate>false</LinksUpToDate>
  <CharactersWithSpaces>72128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Learning pleiotropic signatures to construct a causal map of the human phenome</dc:title>
  <dc:creator/>
  <cp:lastModifiedBy>Gibran Hemani</cp:lastModifiedBy>
  <cp:revision>5</cp:revision>
  <dcterms:created xsi:type="dcterms:W3CDTF">2017-07-29T11:46:00Z</dcterms:created>
  <dcterms:modified xsi:type="dcterms:W3CDTF">2017-07-29T12:25:00Z</dcterms:modified>
</cp:coreProperties>
</file>